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B1F42" w14:textId="228D1682" w:rsidR="00D06468" w:rsidRDefault="004B6BEB">
      <w:r>
        <w:t xml:space="preserve">Azure Data Factory is a ETL tool-Extract </w:t>
      </w:r>
      <w:r w:rsidR="009A7BE4">
        <w:t>Transform,</w:t>
      </w:r>
      <w:r>
        <w:t xml:space="preserve"> and Load </w:t>
      </w:r>
      <w:r w:rsidR="0064479C">
        <w:t>tool</w:t>
      </w:r>
      <w:r w:rsidR="00AD4CB6">
        <w:t xml:space="preserve"> used for creating, scheduling and orchestrating </w:t>
      </w:r>
      <w:r w:rsidR="00C65A77">
        <w:t xml:space="preserve">data pipelines to move data from various </w:t>
      </w:r>
      <w:r w:rsidR="0083248A">
        <w:t>source systems to different target systems</w:t>
      </w:r>
      <w:r w:rsidR="0064479C">
        <w:t xml:space="preserve"> We can use this tool for batch processing needs.</w:t>
      </w:r>
      <w:r w:rsidR="007F4781">
        <w:t xml:space="preserve"> </w:t>
      </w:r>
      <w:r w:rsidR="00B57CCC">
        <w:t xml:space="preserve"> </w:t>
      </w:r>
      <w:r w:rsidR="00132033">
        <w:t xml:space="preserve">Batch Processing is useful for scenarios where </w:t>
      </w:r>
      <w:r w:rsidR="00DC1BAB">
        <w:t xml:space="preserve">data is generated periodically or in large volumes </w:t>
      </w:r>
      <w:r w:rsidR="009656E6">
        <w:t xml:space="preserve">and we need to process it in chunks or batches </w:t>
      </w:r>
      <w:r w:rsidR="00AF677B">
        <w:t xml:space="preserve">rather than in real time. </w:t>
      </w:r>
      <w:r w:rsidR="00120DFB">
        <w:t xml:space="preserve">Its commonly used for </w:t>
      </w:r>
      <w:r w:rsidR="009A7BE4">
        <w:t>data ware</w:t>
      </w:r>
      <w:r w:rsidR="00120DFB">
        <w:t xml:space="preserve"> housing, </w:t>
      </w:r>
      <w:r w:rsidR="009A7BE4">
        <w:t>data analytics and reporting applications.</w:t>
      </w:r>
    </w:p>
    <w:p w14:paraId="06E4A1B5" w14:textId="16013EA4" w:rsidR="00152818" w:rsidRDefault="00152818">
      <w:r>
        <w:t xml:space="preserve">Data Processing is of </w:t>
      </w:r>
      <w:r w:rsidR="0005678D">
        <w:t>2 types: Batch Processing &amp; Streaming Processing.</w:t>
      </w:r>
    </w:p>
    <w:p w14:paraId="15199456" w14:textId="0CFF7481" w:rsidR="007F4781" w:rsidRPr="002C68FB" w:rsidRDefault="007F4781">
      <w:pPr>
        <w:rPr>
          <w:b/>
          <w:bCs/>
          <w:color w:val="FF0000"/>
        </w:rPr>
      </w:pPr>
      <w:r w:rsidRPr="002C68FB">
        <w:rPr>
          <w:b/>
          <w:bCs/>
          <w:color w:val="FF0000"/>
        </w:rPr>
        <w:t>Batch Processing:</w:t>
      </w:r>
    </w:p>
    <w:p w14:paraId="7FCFDC17" w14:textId="756679FE" w:rsidR="00F311F2" w:rsidRDefault="00F311F2">
      <w:pPr>
        <w:rPr>
          <w:rFonts w:cstheme="minorHAnsi"/>
          <w:color w:val="000000" w:themeColor="text1"/>
          <w:shd w:val="clear" w:color="auto" w:fill="F7F7F8"/>
        </w:rPr>
      </w:pPr>
      <w:r w:rsidRPr="00EE16E8">
        <w:rPr>
          <w:rFonts w:cstheme="minorHAnsi"/>
          <w:color w:val="000000" w:themeColor="text1"/>
          <w:shd w:val="clear" w:color="auto" w:fill="F7F7F8"/>
        </w:rPr>
        <w:t>In batch processing, data is collected over a period (a batch), and processing is performed on that entire batch of data.</w:t>
      </w:r>
      <w:r w:rsidR="00EE16E8" w:rsidRPr="00EE16E8">
        <w:rPr>
          <w:rFonts w:cstheme="minorHAnsi"/>
          <w:color w:val="000000" w:themeColor="text1"/>
          <w:shd w:val="clear" w:color="auto" w:fill="F7F7F8"/>
        </w:rPr>
        <w:t xml:space="preserve"> </w:t>
      </w:r>
      <w:r w:rsidR="007E36C2">
        <w:rPr>
          <w:rFonts w:cstheme="minorHAnsi"/>
          <w:color w:val="000000" w:themeColor="text1"/>
          <w:shd w:val="clear" w:color="auto" w:fill="F7F7F8"/>
        </w:rPr>
        <w:t xml:space="preserve"> </w:t>
      </w:r>
      <w:r w:rsidR="00D344F3" w:rsidRPr="0033408E">
        <w:rPr>
          <w:rFonts w:cstheme="minorHAnsi"/>
          <w:color w:val="000000" w:themeColor="text1"/>
          <w:shd w:val="clear" w:color="auto" w:fill="F7F7F8"/>
        </w:rPr>
        <w:t xml:space="preserve">Batch data is collected over </w:t>
      </w:r>
      <w:r w:rsidR="0033408E" w:rsidRPr="0033408E">
        <w:rPr>
          <w:rFonts w:cstheme="minorHAnsi"/>
          <w:color w:val="000000" w:themeColor="text1"/>
          <w:shd w:val="clear" w:color="auto" w:fill="F7F7F8"/>
        </w:rPr>
        <w:t>a period</w:t>
      </w:r>
      <w:r w:rsidR="00D344F3" w:rsidRPr="0033408E">
        <w:rPr>
          <w:rFonts w:cstheme="minorHAnsi"/>
          <w:color w:val="000000" w:themeColor="text1"/>
          <w:shd w:val="clear" w:color="auto" w:fill="F7F7F8"/>
        </w:rPr>
        <w:t xml:space="preserve"> </w:t>
      </w:r>
      <w:r w:rsidR="00191F52">
        <w:rPr>
          <w:rFonts w:cstheme="minorHAnsi"/>
          <w:color w:val="000000" w:themeColor="text1"/>
          <w:shd w:val="clear" w:color="auto" w:fill="F7F7F8"/>
        </w:rPr>
        <w:t xml:space="preserve">of time </w:t>
      </w:r>
      <w:r w:rsidR="00D344F3" w:rsidRPr="0033408E">
        <w:rPr>
          <w:rFonts w:cstheme="minorHAnsi"/>
          <w:color w:val="000000" w:themeColor="text1"/>
          <w:shd w:val="clear" w:color="auto" w:fill="F7F7F8"/>
        </w:rPr>
        <w:t xml:space="preserve">and processed as a group or batch. </w:t>
      </w:r>
      <w:r w:rsidR="0033408E" w:rsidRPr="0033408E">
        <w:rPr>
          <w:rFonts w:cstheme="minorHAnsi"/>
          <w:color w:val="000000" w:themeColor="text1"/>
          <w:shd w:val="clear" w:color="auto" w:fill="F7F7F8"/>
        </w:rPr>
        <w:t xml:space="preserve">Processing occurs after data has been collected and is often performed at specific intervals, such as daily, hourly, or weekly. </w:t>
      </w:r>
      <w:r w:rsidR="00EE16E8" w:rsidRPr="00EE16E8">
        <w:rPr>
          <w:rFonts w:cstheme="minorHAnsi"/>
          <w:color w:val="000000" w:themeColor="text1"/>
          <w:shd w:val="clear" w:color="auto" w:fill="F7F7F8"/>
        </w:rPr>
        <w:t>It is suitable for scenarios where data can be processed and analyzed in retrospect.</w:t>
      </w:r>
    </w:p>
    <w:p w14:paraId="0F4F59FA" w14:textId="008274CC" w:rsidR="002C68FB" w:rsidRPr="00C12B40" w:rsidRDefault="00765EA5">
      <w:pPr>
        <w:rPr>
          <w:rFonts w:cstheme="minorHAnsi"/>
          <w:b/>
          <w:bCs/>
          <w:color w:val="FF0000"/>
        </w:rPr>
      </w:pPr>
      <w:r w:rsidRPr="00C12B40">
        <w:rPr>
          <w:rFonts w:cstheme="minorHAnsi"/>
          <w:b/>
          <w:bCs/>
          <w:color w:val="FF0000"/>
        </w:rPr>
        <w:t xml:space="preserve">Use cases of Batch Processing: </w:t>
      </w:r>
    </w:p>
    <w:p w14:paraId="2721FD11" w14:textId="0EFC976E" w:rsidR="00765EA5" w:rsidRDefault="00765EA5">
      <w:pPr>
        <w:rPr>
          <w:rFonts w:cstheme="minorHAnsi"/>
          <w:color w:val="000000" w:themeColor="text1"/>
        </w:rPr>
      </w:pPr>
      <w:r>
        <w:rPr>
          <w:rFonts w:cstheme="minorHAnsi"/>
          <w:color w:val="000000" w:themeColor="text1"/>
        </w:rPr>
        <w:t xml:space="preserve">DWH, ETL, </w:t>
      </w:r>
      <w:r w:rsidR="007F45AF">
        <w:rPr>
          <w:rFonts w:cstheme="minorHAnsi"/>
          <w:color w:val="000000" w:themeColor="text1"/>
        </w:rPr>
        <w:t>Daily or Periodic Reporting, Historical data analysis.</w:t>
      </w:r>
    </w:p>
    <w:p w14:paraId="1CE69E15" w14:textId="315B832E" w:rsidR="00C12B40" w:rsidRPr="004A5806" w:rsidRDefault="00C12B40">
      <w:pPr>
        <w:rPr>
          <w:rFonts w:cstheme="minorHAnsi"/>
          <w:color w:val="000000" w:themeColor="text1"/>
        </w:rPr>
      </w:pPr>
      <w:r w:rsidRPr="004A5806">
        <w:rPr>
          <w:rFonts w:cstheme="minorHAnsi"/>
          <w:b/>
          <w:bCs/>
          <w:color w:val="FF0000"/>
        </w:rPr>
        <w:t>Tools for Batch Processing:</w:t>
      </w:r>
      <w:r w:rsidRPr="004A5806">
        <w:rPr>
          <w:rFonts w:cstheme="minorHAnsi"/>
          <w:color w:val="FF0000"/>
        </w:rPr>
        <w:t xml:space="preserve"> </w:t>
      </w:r>
      <w:r w:rsidR="004A5806" w:rsidRPr="004A5806">
        <w:rPr>
          <w:rFonts w:cstheme="minorHAnsi"/>
          <w:color w:val="FF0000"/>
        </w:rPr>
        <w:t xml:space="preserve"> </w:t>
      </w:r>
      <w:r w:rsidR="004A5806" w:rsidRPr="004A5806">
        <w:rPr>
          <w:rFonts w:cstheme="minorHAnsi"/>
          <w:color w:val="000000" w:themeColor="text1"/>
          <w:shd w:val="clear" w:color="auto" w:fill="F7F7F8"/>
        </w:rPr>
        <w:t>Hadoop MapReduce, Apache Spark (for batch processing), and SQL-based data warehouses.</w:t>
      </w:r>
    </w:p>
    <w:p w14:paraId="12F176F3" w14:textId="488BA91F" w:rsidR="007F4781" w:rsidRDefault="00F50D55">
      <w:pPr>
        <w:rPr>
          <w:color w:val="000000" w:themeColor="text1"/>
        </w:rPr>
      </w:pPr>
      <w:r>
        <w:t xml:space="preserve">Maximum batch count in foreach loop in ADF is 50. </w:t>
      </w:r>
      <w:r w:rsidR="00BC073F">
        <w:t>i.e.,</w:t>
      </w:r>
      <w:r>
        <w:t xml:space="preserve"> up to 50 loop iterations can be </w:t>
      </w:r>
      <w:r w:rsidR="00020F70">
        <w:t>executed at once in parallel</w:t>
      </w:r>
      <w:r w:rsidR="009F3F69">
        <w:rPr>
          <w:color w:val="000000" w:themeColor="text1"/>
        </w:rPr>
        <w:t xml:space="preserve"> when </w:t>
      </w:r>
      <w:r w:rsidR="00CE3929">
        <w:rPr>
          <w:color w:val="000000" w:themeColor="text1"/>
        </w:rPr>
        <w:t xml:space="preserve">is Sequential property is set to false. </w:t>
      </w:r>
    </w:p>
    <w:p w14:paraId="059E7F52" w14:textId="09FDBFE8" w:rsidR="00CE3929" w:rsidRDefault="00B5513C">
      <w:pPr>
        <w:rPr>
          <w:rFonts w:ascii="Segoe UI" w:hAnsi="Segoe UI" w:cs="Segoe UI"/>
          <w:color w:val="374151"/>
          <w:shd w:val="clear" w:color="auto" w:fill="F7F7F8"/>
        </w:rPr>
      </w:pPr>
      <w:r w:rsidRPr="006E647D">
        <w:rPr>
          <w:b/>
          <w:bCs/>
          <w:color w:val="FF0000"/>
        </w:rPr>
        <w:t>Streaming Processing:</w:t>
      </w:r>
      <w:r w:rsidRPr="006E647D">
        <w:rPr>
          <w:color w:val="FF0000"/>
        </w:rPr>
        <w:t xml:space="preserve"> </w:t>
      </w:r>
      <w:r w:rsidR="007B2E7C" w:rsidRPr="00D415C3">
        <w:rPr>
          <w:rFonts w:cstheme="minorHAnsi"/>
          <w:color w:val="000000" w:themeColor="text1"/>
          <w:shd w:val="clear" w:color="auto" w:fill="F7F7F8"/>
        </w:rPr>
        <w:t>In streaming processing, data is processed in real-time as it is generated or ingested. Data is processed as individual data events or micro-batches, typically without waiting for an entire batch to be collected. It is suitable for scenarios that require immediate analysis and quick responses to events.</w:t>
      </w:r>
    </w:p>
    <w:p w14:paraId="0234F059" w14:textId="66A7419A" w:rsidR="006E647D" w:rsidRDefault="006E647D" w:rsidP="006E647D">
      <w:pPr>
        <w:rPr>
          <w:rFonts w:cstheme="minorHAnsi"/>
          <w:b/>
          <w:bCs/>
          <w:color w:val="FF0000"/>
        </w:rPr>
      </w:pPr>
      <w:r w:rsidRPr="00C12B40">
        <w:rPr>
          <w:rFonts w:cstheme="minorHAnsi"/>
          <w:b/>
          <w:bCs/>
          <w:color w:val="FF0000"/>
        </w:rPr>
        <w:t xml:space="preserve">Use cases of </w:t>
      </w:r>
      <w:r>
        <w:rPr>
          <w:rFonts w:cstheme="minorHAnsi"/>
          <w:b/>
          <w:bCs/>
          <w:color w:val="FF0000"/>
        </w:rPr>
        <w:t>Stream</w:t>
      </w:r>
      <w:r w:rsidRPr="00C12B40">
        <w:rPr>
          <w:rFonts w:cstheme="minorHAnsi"/>
          <w:b/>
          <w:bCs/>
          <w:color w:val="FF0000"/>
        </w:rPr>
        <w:t xml:space="preserve"> Processing: </w:t>
      </w:r>
      <w:r>
        <w:rPr>
          <w:rFonts w:cstheme="minorHAnsi"/>
          <w:b/>
          <w:bCs/>
          <w:color w:val="FF0000"/>
        </w:rPr>
        <w:t xml:space="preserve"> </w:t>
      </w:r>
    </w:p>
    <w:p w14:paraId="16B9C30D" w14:textId="0CA90B23" w:rsidR="00D415C3" w:rsidRPr="00612A3E" w:rsidRDefault="00612A3E" w:rsidP="006E647D">
      <w:pPr>
        <w:rPr>
          <w:rFonts w:cstheme="minorHAnsi"/>
          <w:color w:val="000000" w:themeColor="text1"/>
        </w:rPr>
      </w:pPr>
      <w:r w:rsidRPr="00612A3E">
        <w:rPr>
          <w:rFonts w:cstheme="minorHAnsi"/>
          <w:color w:val="000000" w:themeColor="text1"/>
        </w:rPr>
        <w:t>R</w:t>
      </w:r>
      <w:r>
        <w:rPr>
          <w:rFonts w:cstheme="minorHAnsi"/>
          <w:color w:val="000000" w:themeColor="text1"/>
        </w:rPr>
        <w:t>eal time monitoring and alerting,</w:t>
      </w:r>
      <w:r w:rsidR="0085116C">
        <w:rPr>
          <w:rFonts w:cstheme="minorHAnsi"/>
          <w:color w:val="000000" w:themeColor="text1"/>
        </w:rPr>
        <w:t xml:space="preserve"> </w:t>
      </w:r>
      <w:proofErr w:type="spellStart"/>
      <w:r w:rsidR="0085116C">
        <w:rPr>
          <w:rFonts w:cstheme="minorHAnsi"/>
          <w:color w:val="000000" w:themeColor="text1"/>
        </w:rPr>
        <w:t>Iot</w:t>
      </w:r>
      <w:proofErr w:type="spellEnd"/>
      <w:r w:rsidR="009D1D05">
        <w:rPr>
          <w:rFonts w:cstheme="minorHAnsi"/>
          <w:color w:val="000000" w:themeColor="text1"/>
        </w:rPr>
        <w:t xml:space="preserve">(Internet of things) </w:t>
      </w:r>
      <w:r w:rsidR="0085116C">
        <w:rPr>
          <w:rFonts w:cstheme="minorHAnsi"/>
          <w:color w:val="000000" w:themeColor="text1"/>
        </w:rPr>
        <w:t xml:space="preserve"> data processing, </w:t>
      </w:r>
      <w:r w:rsidR="009D1D05">
        <w:rPr>
          <w:rFonts w:cstheme="minorHAnsi"/>
          <w:color w:val="000000" w:themeColor="text1"/>
        </w:rPr>
        <w:t xml:space="preserve">Fraud detection, Clickstream analysis, </w:t>
      </w:r>
      <w:r w:rsidR="00690976">
        <w:rPr>
          <w:rFonts w:cstheme="minorHAnsi"/>
          <w:color w:val="000000" w:themeColor="text1"/>
        </w:rPr>
        <w:t>Social media sentiment analysis</w:t>
      </w:r>
    </w:p>
    <w:p w14:paraId="30FA023F" w14:textId="5DEB50F6" w:rsidR="006E647D" w:rsidRDefault="00690976">
      <w:pPr>
        <w:rPr>
          <w:rFonts w:cstheme="minorHAnsi"/>
          <w:color w:val="000000" w:themeColor="text1"/>
          <w:shd w:val="clear" w:color="auto" w:fill="F7F7F8"/>
        </w:rPr>
      </w:pPr>
      <w:r w:rsidRPr="004A5806">
        <w:rPr>
          <w:rFonts w:cstheme="minorHAnsi"/>
          <w:b/>
          <w:bCs/>
          <w:color w:val="FF0000"/>
        </w:rPr>
        <w:t xml:space="preserve">Tools for </w:t>
      </w:r>
      <w:r>
        <w:rPr>
          <w:rFonts w:cstheme="minorHAnsi"/>
          <w:b/>
          <w:bCs/>
          <w:color w:val="FF0000"/>
        </w:rPr>
        <w:t>Stream</w:t>
      </w:r>
      <w:r w:rsidRPr="004A5806">
        <w:rPr>
          <w:rFonts w:cstheme="minorHAnsi"/>
          <w:b/>
          <w:bCs/>
          <w:color w:val="FF0000"/>
        </w:rPr>
        <w:t xml:space="preserve"> Processing:</w:t>
      </w:r>
      <w:r w:rsidRPr="004A5806">
        <w:rPr>
          <w:rFonts w:cstheme="minorHAnsi"/>
          <w:color w:val="FF0000"/>
        </w:rPr>
        <w:t xml:space="preserve">  </w:t>
      </w:r>
      <w:r w:rsidR="00111AAF" w:rsidRPr="00111AAF">
        <w:rPr>
          <w:rFonts w:cstheme="minorHAnsi"/>
          <w:color w:val="000000" w:themeColor="text1"/>
          <w:shd w:val="clear" w:color="auto" w:fill="F7F7F8"/>
        </w:rPr>
        <w:t xml:space="preserve">Tools like Apache Kafka, Apache </w:t>
      </w:r>
      <w:proofErr w:type="spellStart"/>
      <w:r w:rsidR="00111AAF" w:rsidRPr="00111AAF">
        <w:rPr>
          <w:rFonts w:cstheme="minorHAnsi"/>
          <w:color w:val="000000" w:themeColor="text1"/>
          <w:shd w:val="clear" w:color="auto" w:fill="F7F7F8"/>
        </w:rPr>
        <w:t>Flink</w:t>
      </w:r>
      <w:proofErr w:type="spellEnd"/>
      <w:r w:rsidR="00111AAF" w:rsidRPr="00111AAF">
        <w:rPr>
          <w:rFonts w:cstheme="minorHAnsi"/>
          <w:color w:val="000000" w:themeColor="text1"/>
          <w:shd w:val="clear" w:color="auto" w:fill="F7F7F8"/>
        </w:rPr>
        <w:t>, Apache Storm, and Azure Stream Analytics</w:t>
      </w:r>
      <w:r w:rsidR="00111AAF">
        <w:rPr>
          <w:rFonts w:cstheme="minorHAnsi"/>
          <w:color w:val="000000" w:themeColor="text1"/>
          <w:shd w:val="clear" w:color="auto" w:fill="F7F7F8"/>
        </w:rPr>
        <w:t xml:space="preserve"> used for streaming processing.</w:t>
      </w:r>
    </w:p>
    <w:p w14:paraId="3F66EC12" w14:textId="2A47F63F" w:rsidR="00790412" w:rsidRDefault="00790412">
      <w:pPr>
        <w:rPr>
          <w:rFonts w:cstheme="minorHAnsi"/>
          <w:color w:val="000000" w:themeColor="text1"/>
          <w:shd w:val="clear" w:color="auto" w:fill="F7F7F8"/>
        </w:rPr>
      </w:pPr>
      <w:r>
        <w:rPr>
          <w:rFonts w:cstheme="minorHAnsi"/>
          <w:color w:val="000000" w:themeColor="text1"/>
          <w:shd w:val="clear" w:color="auto" w:fill="F7F7F8"/>
        </w:rPr>
        <w:t xml:space="preserve">                                                       </w:t>
      </w:r>
      <w:r w:rsidRPr="00790412">
        <w:rPr>
          <w:rFonts w:cstheme="minorHAnsi"/>
          <w:color w:val="000000" w:themeColor="text1"/>
          <w:shd w:val="clear" w:color="auto" w:fill="F7F7F8"/>
        </w:rPr>
        <w:t xml:space="preserve">In some cases, a hybrid approach that combines both batch and streaming processing is used to leverage the benefits of both paradigms. For example, data can be ingested in real-time and stored for batch processing and historical analysis. The choice between batch and streaming processing depends on the specific requirements of your data processing tasks and the nature of your data.    </w:t>
      </w:r>
    </w:p>
    <w:p w14:paraId="4A7A4668" w14:textId="44D3DF97" w:rsidR="00C14258" w:rsidRPr="007553A9" w:rsidRDefault="007553A9">
      <w:pPr>
        <w:rPr>
          <w:rFonts w:cstheme="minorHAnsi"/>
          <w:b/>
          <w:bCs/>
          <w:color w:val="FF0000"/>
          <w:sz w:val="24"/>
          <w:szCs w:val="24"/>
          <w:u w:val="single"/>
          <w:shd w:val="clear" w:color="auto" w:fill="F7F7F8"/>
        </w:rPr>
      </w:pPr>
      <w:r w:rsidRPr="007553A9">
        <w:rPr>
          <w:rFonts w:cstheme="minorHAnsi"/>
          <w:b/>
          <w:bCs/>
          <w:color w:val="FF0000"/>
          <w:sz w:val="24"/>
          <w:szCs w:val="24"/>
          <w:u w:val="single"/>
          <w:shd w:val="clear" w:color="auto" w:fill="F7F7F8"/>
        </w:rPr>
        <w:t>Difference between Azure Synapse Analytics, Azure Data Factory &amp; Azure Data Bricks:</w:t>
      </w:r>
    </w:p>
    <w:p w14:paraId="3ADF0B21" w14:textId="45395219" w:rsidR="00E30144" w:rsidRDefault="007553A9" w:rsidP="00731828">
      <w:pPr>
        <w:jc w:val="both"/>
        <w:rPr>
          <w:rFonts w:cstheme="minorHAnsi"/>
          <w:color w:val="000000" w:themeColor="text1"/>
          <w:shd w:val="clear" w:color="auto" w:fill="F7F7F8"/>
        </w:rPr>
      </w:pPr>
      <w:r w:rsidRPr="007553A9">
        <w:rPr>
          <w:rFonts w:cstheme="minorHAnsi"/>
          <w:color w:val="000000" w:themeColor="text1"/>
          <w:shd w:val="clear" w:color="auto" w:fill="F7F7F8"/>
        </w:rPr>
        <w:t xml:space="preserve">Azure Synapse Analytics is primarily for data warehousing and structured data </w:t>
      </w:r>
      <w:r w:rsidR="00E30144" w:rsidRPr="007553A9">
        <w:rPr>
          <w:rFonts w:cstheme="minorHAnsi"/>
          <w:color w:val="000000" w:themeColor="text1"/>
          <w:shd w:val="clear" w:color="auto" w:fill="F7F7F8"/>
        </w:rPr>
        <w:t>analytics</w:t>
      </w:r>
      <w:r w:rsidR="00E30144">
        <w:rPr>
          <w:rFonts w:cstheme="minorHAnsi"/>
          <w:color w:val="000000" w:themeColor="text1"/>
          <w:shd w:val="clear" w:color="auto" w:fill="F7F7F8"/>
        </w:rPr>
        <w:t xml:space="preserve">. </w:t>
      </w:r>
      <w:r w:rsidR="00817321">
        <w:rPr>
          <w:rFonts w:cstheme="minorHAnsi"/>
          <w:color w:val="000000" w:themeColor="text1"/>
          <w:shd w:val="clear" w:color="auto" w:fill="F7F7F8"/>
        </w:rPr>
        <w:t xml:space="preserve">We can transfer data on to </w:t>
      </w:r>
      <w:r w:rsidR="00D54637">
        <w:rPr>
          <w:rFonts w:cstheme="minorHAnsi"/>
          <w:color w:val="000000" w:themeColor="text1"/>
          <w:shd w:val="clear" w:color="auto" w:fill="F7F7F8"/>
        </w:rPr>
        <w:t xml:space="preserve">a data warehouse within azure synapse. </w:t>
      </w:r>
    </w:p>
    <w:p w14:paraId="15D32B6E" w14:textId="3CD10CA6" w:rsidR="007553A9" w:rsidRDefault="007553A9" w:rsidP="00731828">
      <w:pPr>
        <w:jc w:val="both"/>
        <w:rPr>
          <w:rFonts w:cstheme="minorHAnsi"/>
          <w:color w:val="000000" w:themeColor="text1"/>
          <w:shd w:val="clear" w:color="auto" w:fill="F7F7F8"/>
        </w:rPr>
      </w:pPr>
      <w:r w:rsidRPr="007553A9">
        <w:rPr>
          <w:rFonts w:cstheme="minorHAnsi"/>
          <w:color w:val="000000" w:themeColor="text1"/>
          <w:shd w:val="clear" w:color="auto" w:fill="F7F7F8"/>
        </w:rPr>
        <w:lastRenderedPageBreak/>
        <w:t xml:space="preserve"> Azure Data Factory is for data integration and ETL tasks, and Azure Databricks is for big data analytics, real-time processing, and machine learning. The choice of which service to use depends on your specific data processing and analytics needs. Additionally, these services can be used together in a comprehensive data processing and analytics pipeline when required.</w:t>
      </w:r>
    </w:p>
    <w:p w14:paraId="57473FAC" w14:textId="77777777" w:rsidR="007761EA" w:rsidRDefault="007761EA">
      <w:pPr>
        <w:rPr>
          <w:rFonts w:cstheme="minorHAnsi"/>
          <w:color w:val="000000" w:themeColor="text1"/>
          <w:shd w:val="clear" w:color="auto" w:fill="F7F7F8"/>
        </w:rPr>
      </w:pPr>
    </w:p>
    <w:p w14:paraId="33B86E5C" w14:textId="66E038B3" w:rsidR="00582DBB" w:rsidRPr="00582DBB" w:rsidRDefault="007761EA" w:rsidP="00582DBB">
      <w:pPr>
        <w:pStyle w:val="transcript--underline-cue--3osdw"/>
        <w:spacing w:before="0" w:beforeAutospacing="0" w:after="0" w:afterAutospacing="0"/>
        <w:jc w:val="both"/>
        <w:rPr>
          <w:rFonts w:asciiTheme="minorHAnsi" w:hAnsiTheme="minorHAnsi" w:cstheme="minorHAnsi"/>
          <w:color w:val="000000" w:themeColor="text1"/>
          <w:sz w:val="22"/>
          <w:szCs w:val="22"/>
        </w:rPr>
      </w:pPr>
      <w:r w:rsidRPr="007761EA">
        <w:rPr>
          <w:rFonts w:cstheme="minorHAnsi"/>
          <w:b/>
          <w:bCs/>
          <w:color w:val="FF0000"/>
          <w:shd w:val="clear" w:color="auto" w:fill="F7F7F8"/>
        </w:rPr>
        <w:t xml:space="preserve">EXTRACT, TRANSFORM AND LOAD: </w:t>
      </w:r>
      <w:r>
        <w:rPr>
          <w:rFonts w:cstheme="minorHAnsi"/>
          <w:b/>
          <w:bCs/>
          <w:color w:val="FF0000"/>
          <w:shd w:val="clear" w:color="auto" w:fill="F7F7F8"/>
        </w:rPr>
        <w:t xml:space="preserve">    </w:t>
      </w:r>
      <w:r w:rsidR="000A0486">
        <w:rPr>
          <w:rFonts w:cstheme="minorHAnsi"/>
          <w:color w:val="000000" w:themeColor="text1"/>
          <w:shd w:val="clear" w:color="auto" w:fill="F7F7F8"/>
        </w:rPr>
        <w:t xml:space="preserve">Azure data factory service is a data integration </w:t>
      </w:r>
      <w:r w:rsidR="00731828">
        <w:rPr>
          <w:rFonts w:cstheme="minorHAnsi"/>
          <w:color w:val="000000" w:themeColor="text1"/>
          <w:shd w:val="clear" w:color="auto" w:fill="F7F7F8"/>
        </w:rPr>
        <w:t>service (</w:t>
      </w:r>
      <w:r w:rsidR="003B3D71">
        <w:rPr>
          <w:rFonts w:cstheme="minorHAnsi"/>
          <w:color w:val="000000" w:themeColor="text1"/>
          <w:shd w:val="clear" w:color="auto" w:fill="F7F7F8"/>
        </w:rPr>
        <w:t xml:space="preserve">means </w:t>
      </w:r>
      <w:r w:rsidR="00731828">
        <w:rPr>
          <w:rFonts w:cstheme="minorHAnsi"/>
          <w:color w:val="000000" w:themeColor="text1"/>
          <w:shd w:val="clear" w:color="auto" w:fill="F7F7F8"/>
        </w:rPr>
        <w:t>extracting, transforming,</w:t>
      </w:r>
      <w:r w:rsidR="003B3D71">
        <w:rPr>
          <w:rFonts w:cstheme="minorHAnsi"/>
          <w:color w:val="000000" w:themeColor="text1"/>
          <w:shd w:val="clear" w:color="auto" w:fill="F7F7F8"/>
        </w:rPr>
        <w:t xml:space="preserve"> and </w:t>
      </w:r>
      <w:r w:rsidR="00731828">
        <w:rPr>
          <w:rFonts w:cstheme="minorHAnsi"/>
          <w:color w:val="000000" w:themeColor="text1"/>
          <w:shd w:val="clear" w:color="auto" w:fill="F7F7F8"/>
        </w:rPr>
        <w:t>loading) and</w:t>
      </w:r>
      <w:r w:rsidR="000A0486">
        <w:rPr>
          <w:rFonts w:cstheme="minorHAnsi"/>
          <w:color w:val="000000" w:themeColor="text1"/>
          <w:shd w:val="clear" w:color="auto" w:fill="F7F7F8"/>
        </w:rPr>
        <w:t xml:space="preserve"> can b</w:t>
      </w:r>
      <w:r w:rsidR="003B3D71">
        <w:rPr>
          <w:rFonts w:cstheme="minorHAnsi"/>
          <w:color w:val="000000" w:themeColor="text1"/>
          <w:shd w:val="clear" w:color="auto" w:fill="F7F7F8"/>
        </w:rPr>
        <w:t>e</w:t>
      </w:r>
      <w:r w:rsidR="000A0486">
        <w:rPr>
          <w:rFonts w:cstheme="minorHAnsi"/>
          <w:color w:val="000000" w:themeColor="text1"/>
          <w:shd w:val="clear" w:color="auto" w:fill="F7F7F8"/>
        </w:rPr>
        <w:t xml:space="preserve"> used for ETL Process. </w:t>
      </w:r>
      <w:r w:rsidR="007034E1">
        <w:rPr>
          <w:rFonts w:cstheme="minorHAnsi"/>
          <w:color w:val="000000" w:themeColor="text1"/>
          <w:shd w:val="clear" w:color="auto" w:fill="F7F7F8"/>
        </w:rPr>
        <w:t>We can store raw data in ADLS Gen2 account. If we</w:t>
      </w:r>
      <w:r w:rsidR="00AE784A">
        <w:rPr>
          <w:rFonts w:cstheme="minorHAnsi"/>
          <w:color w:val="000000" w:themeColor="text1"/>
          <w:shd w:val="clear" w:color="auto" w:fill="F7F7F8"/>
        </w:rPr>
        <w:t xml:space="preserve"> </w:t>
      </w:r>
      <w:proofErr w:type="spellStart"/>
      <w:r w:rsidR="00AE784A">
        <w:rPr>
          <w:rFonts w:cstheme="minorHAnsi"/>
          <w:color w:val="000000" w:themeColor="text1"/>
          <w:shd w:val="clear" w:color="auto" w:fill="F7F7F8"/>
        </w:rPr>
        <w:t>wanna</w:t>
      </w:r>
      <w:proofErr w:type="spellEnd"/>
      <w:r w:rsidR="00AE784A">
        <w:rPr>
          <w:rFonts w:cstheme="minorHAnsi"/>
          <w:color w:val="000000" w:themeColor="text1"/>
          <w:shd w:val="clear" w:color="auto" w:fill="F7F7F8"/>
        </w:rPr>
        <w:t xml:space="preserve"> have structured data when it comes on to analysis, we can create a data </w:t>
      </w:r>
      <w:r w:rsidR="001F27A9">
        <w:rPr>
          <w:rFonts w:cstheme="minorHAnsi"/>
          <w:color w:val="000000" w:themeColor="text1"/>
          <w:shd w:val="clear" w:color="auto" w:fill="F7F7F8"/>
        </w:rPr>
        <w:t>warehouse</w:t>
      </w:r>
      <w:r w:rsidR="00DA4EB9">
        <w:rPr>
          <w:rFonts w:cstheme="minorHAnsi"/>
          <w:color w:val="000000" w:themeColor="text1"/>
          <w:shd w:val="clear" w:color="auto" w:fill="F7F7F8"/>
        </w:rPr>
        <w:t xml:space="preserve"> </w:t>
      </w:r>
      <w:r w:rsidR="00731828">
        <w:rPr>
          <w:rFonts w:cstheme="minorHAnsi"/>
          <w:color w:val="000000" w:themeColor="text1"/>
          <w:shd w:val="clear" w:color="auto" w:fill="F7F7F8"/>
        </w:rPr>
        <w:t>within</w:t>
      </w:r>
      <w:r w:rsidR="00DA4EB9">
        <w:rPr>
          <w:rFonts w:cstheme="minorHAnsi"/>
          <w:color w:val="000000" w:themeColor="text1"/>
          <w:shd w:val="clear" w:color="auto" w:fill="F7F7F8"/>
        </w:rPr>
        <w:t xml:space="preserve"> a dedicated </w:t>
      </w:r>
      <w:r w:rsidR="00731828">
        <w:rPr>
          <w:rFonts w:cstheme="minorHAnsi"/>
          <w:color w:val="000000" w:themeColor="text1"/>
          <w:shd w:val="clear" w:color="auto" w:fill="F7F7F8"/>
        </w:rPr>
        <w:t>SQL</w:t>
      </w:r>
      <w:r w:rsidR="00DA4EB9">
        <w:rPr>
          <w:rFonts w:cstheme="minorHAnsi"/>
          <w:color w:val="000000" w:themeColor="text1"/>
          <w:shd w:val="clear" w:color="auto" w:fill="F7F7F8"/>
        </w:rPr>
        <w:t xml:space="preserve"> pool within the azure synapse service.</w:t>
      </w:r>
      <w:r w:rsidR="00AE784A">
        <w:rPr>
          <w:rFonts w:cstheme="minorHAnsi"/>
          <w:color w:val="000000" w:themeColor="text1"/>
          <w:shd w:val="clear" w:color="auto" w:fill="F7F7F8"/>
        </w:rPr>
        <w:t xml:space="preserve"> </w:t>
      </w:r>
      <w:r w:rsidR="0005547A">
        <w:rPr>
          <w:rFonts w:cstheme="minorHAnsi"/>
          <w:color w:val="000000" w:themeColor="text1"/>
          <w:shd w:val="clear" w:color="auto" w:fill="F7F7F8"/>
        </w:rPr>
        <w:t xml:space="preserve"> ADF will create a pipeline </w:t>
      </w:r>
      <w:r w:rsidR="005459C4">
        <w:rPr>
          <w:rFonts w:cstheme="minorHAnsi"/>
          <w:color w:val="000000" w:themeColor="text1"/>
          <w:shd w:val="clear" w:color="auto" w:fill="F7F7F8"/>
        </w:rPr>
        <w:t xml:space="preserve">that can collect data from </w:t>
      </w:r>
      <w:r w:rsidR="00582DBB">
        <w:rPr>
          <w:rFonts w:cstheme="minorHAnsi"/>
          <w:color w:val="000000" w:themeColor="text1"/>
          <w:shd w:val="clear" w:color="auto" w:fill="F7F7F8"/>
        </w:rPr>
        <w:t xml:space="preserve">various sources. </w:t>
      </w:r>
      <w:r w:rsidR="00582DBB" w:rsidRPr="00582DBB">
        <w:rPr>
          <w:rFonts w:asciiTheme="minorHAnsi" w:hAnsiTheme="minorHAnsi" w:cstheme="minorHAnsi"/>
          <w:color w:val="000000" w:themeColor="text1"/>
          <w:sz w:val="22"/>
          <w:szCs w:val="22"/>
        </w:rPr>
        <w:t>You can then transform the data accordingly, and then the transformed data can be loaded in the target data store.</w:t>
      </w:r>
    </w:p>
    <w:p w14:paraId="579F3E71" w14:textId="456EA194" w:rsidR="007761EA" w:rsidRPr="007761EA" w:rsidRDefault="007761EA">
      <w:pPr>
        <w:rPr>
          <w:rFonts w:cstheme="minorHAnsi"/>
          <w:color w:val="000000" w:themeColor="text1"/>
          <w:shd w:val="clear" w:color="auto" w:fill="F7F7F8"/>
        </w:rPr>
      </w:pPr>
    </w:p>
    <w:p w14:paraId="0D880605" w14:textId="4EFA3FDD" w:rsidR="007F7BEE" w:rsidRPr="006B5883" w:rsidRDefault="00687D88">
      <w:pPr>
        <w:rPr>
          <w:rFonts w:cstheme="minorHAnsi"/>
          <w:b/>
          <w:bCs/>
          <w:color w:val="FF0000"/>
          <w:shd w:val="clear" w:color="auto" w:fill="F7F7F8"/>
        </w:rPr>
      </w:pPr>
      <w:r w:rsidRPr="006B5883">
        <w:rPr>
          <w:rFonts w:cstheme="minorHAnsi"/>
          <w:b/>
          <w:bCs/>
          <w:color w:val="FF0000"/>
          <w:shd w:val="clear" w:color="auto" w:fill="F7F7F8"/>
        </w:rPr>
        <w:t>Difference between ETL and ELT:</w:t>
      </w:r>
    </w:p>
    <w:p w14:paraId="12C23493" w14:textId="694CAAC7" w:rsidR="00FE1D64" w:rsidRDefault="00D31814">
      <w:pPr>
        <w:rPr>
          <w:rFonts w:cstheme="minorHAnsi"/>
          <w:color w:val="000000" w:themeColor="text1"/>
          <w:shd w:val="clear" w:color="auto" w:fill="F7F7F8"/>
        </w:rPr>
      </w:pPr>
      <w:r w:rsidRPr="006B5883">
        <w:rPr>
          <w:rFonts w:cstheme="minorHAnsi"/>
          <w:b/>
          <w:bCs/>
          <w:color w:val="FF0000"/>
          <w:shd w:val="clear" w:color="auto" w:fill="F7F7F8"/>
        </w:rPr>
        <w:t>ETL:</w:t>
      </w:r>
      <w:r w:rsidRPr="006B5883">
        <w:rPr>
          <w:rFonts w:cstheme="minorHAnsi"/>
          <w:color w:val="FF0000"/>
          <w:shd w:val="clear" w:color="auto" w:fill="F7F7F8"/>
        </w:rPr>
        <w:t xml:space="preserve"> </w:t>
      </w:r>
      <w:r>
        <w:rPr>
          <w:rFonts w:cstheme="minorHAnsi"/>
          <w:color w:val="000000" w:themeColor="text1"/>
          <w:shd w:val="clear" w:color="auto" w:fill="F7F7F8"/>
        </w:rPr>
        <w:t xml:space="preserve">After extracting data from </w:t>
      </w:r>
      <w:r w:rsidR="002769E8">
        <w:rPr>
          <w:rFonts w:cstheme="minorHAnsi"/>
          <w:color w:val="000000" w:themeColor="text1"/>
          <w:shd w:val="clear" w:color="auto" w:fill="F7F7F8"/>
        </w:rPr>
        <w:t xml:space="preserve">various sources, data is transformed accordingly and transformed data is then </w:t>
      </w:r>
      <w:r w:rsidR="00FE1D64">
        <w:rPr>
          <w:rFonts w:cstheme="minorHAnsi"/>
          <w:color w:val="000000" w:themeColor="text1"/>
          <w:shd w:val="clear" w:color="auto" w:fill="F7F7F8"/>
        </w:rPr>
        <w:t xml:space="preserve">load onto a target data store. </w:t>
      </w:r>
    </w:p>
    <w:p w14:paraId="70ECA50C" w14:textId="4ED592A4" w:rsidR="00FE1D64" w:rsidRDefault="00FE1D64">
      <w:pPr>
        <w:rPr>
          <w:rFonts w:cstheme="minorHAnsi"/>
          <w:color w:val="000000" w:themeColor="text1"/>
          <w:shd w:val="clear" w:color="auto" w:fill="F7F7F8"/>
        </w:rPr>
      </w:pPr>
      <w:r w:rsidRPr="006B5883">
        <w:rPr>
          <w:rFonts w:cstheme="minorHAnsi"/>
          <w:b/>
          <w:bCs/>
          <w:color w:val="FF0000"/>
          <w:shd w:val="clear" w:color="auto" w:fill="F7F7F8"/>
        </w:rPr>
        <w:t>ELT:</w:t>
      </w:r>
      <w:r w:rsidRPr="006B5883">
        <w:rPr>
          <w:rFonts w:cstheme="minorHAnsi"/>
          <w:color w:val="FF0000"/>
          <w:shd w:val="clear" w:color="auto" w:fill="F7F7F8"/>
        </w:rPr>
        <w:t xml:space="preserve"> </w:t>
      </w:r>
      <w:r w:rsidR="00877550">
        <w:rPr>
          <w:rFonts w:cstheme="minorHAnsi"/>
          <w:color w:val="000000" w:themeColor="text1"/>
          <w:shd w:val="clear" w:color="auto" w:fill="F7F7F8"/>
        </w:rPr>
        <w:t>Here after data is extracted from various sources, transformation happens after data is loaded</w:t>
      </w:r>
      <w:r w:rsidR="008F6430">
        <w:rPr>
          <w:rFonts w:cstheme="minorHAnsi"/>
          <w:color w:val="000000" w:themeColor="text1"/>
          <w:shd w:val="clear" w:color="auto" w:fill="F7F7F8"/>
        </w:rPr>
        <w:t xml:space="preserve"> in target store</w:t>
      </w:r>
      <w:r w:rsidR="00877550">
        <w:rPr>
          <w:rFonts w:cstheme="minorHAnsi"/>
          <w:color w:val="000000" w:themeColor="text1"/>
          <w:shd w:val="clear" w:color="auto" w:fill="F7F7F8"/>
        </w:rPr>
        <w:t xml:space="preserve">. </w:t>
      </w:r>
      <w:r w:rsidR="000C04D5">
        <w:rPr>
          <w:rFonts w:cstheme="minorHAnsi"/>
          <w:color w:val="000000" w:themeColor="text1"/>
          <w:shd w:val="clear" w:color="auto" w:fill="F7F7F8"/>
        </w:rPr>
        <w:t xml:space="preserve">This transformation happens in the target </w:t>
      </w:r>
      <w:r w:rsidR="008F6430">
        <w:rPr>
          <w:rFonts w:cstheme="minorHAnsi"/>
          <w:color w:val="000000" w:themeColor="text1"/>
          <w:shd w:val="clear" w:color="auto" w:fill="F7F7F8"/>
        </w:rPr>
        <w:t xml:space="preserve">data store. </w:t>
      </w:r>
    </w:p>
    <w:p w14:paraId="5BE6D69F" w14:textId="6F382821" w:rsidR="00045E72" w:rsidRDefault="00965A8E" w:rsidP="00965A8E">
      <w:pPr>
        <w:jc w:val="both"/>
        <w:rPr>
          <w:rFonts w:cstheme="minorHAnsi"/>
          <w:color w:val="2D2F31"/>
        </w:rPr>
      </w:pPr>
      <w:r w:rsidRPr="0071530F">
        <w:rPr>
          <w:rFonts w:cstheme="minorHAnsi"/>
          <w:b/>
          <w:bCs/>
          <w:color w:val="FF0000"/>
          <w:shd w:val="clear" w:color="auto" w:fill="F7F7F8"/>
        </w:rPr>
        <w:t>AZURE DATA FACTORY:</w:t>
      </w:r>
      <w:r>
        <w:rPr>
          <w:rFonts w:cstheme="minorHAnsi"/>
          <w:b/>
          <w:bCs/>
          <w:color w:val="FF0000"/>
          <w:shd w:val="clear" w:color="auto" w:fill="F7F7F8"/>
        </w:rPr>
        <w:t xml:space="preserve">  </w:t>
      </w:r>
      <w:r w:rsidR="00045E72" w:rsidRPr="00965A8E">
        <w:rPr>
          <w:rFonts w:cstheme="minorHAnsi"/>
          <w:color w:val="2D2F31"/>
        </w:rPr>
        <w:t xml:space="preserve">ADF is a cloud based </w:t>
      </w:r>
      <w:r w:rsidR="00043BB6" w:rsidRPr="00965A8E">
        <w:rPr>
          <w:rFonts w:cstheme="minorHAnsi"/>
          <w:color w:val="2D2F31"/>
        </w:rPr>
        <w:t>ETL (</w:t>
      </w:r>
      <w:r w:rsidR="00045E72" w:rsidRPr="00965A8E">
        <w:rPr>
          <w:rFonts w:cstheme="minorHAnsi"/>
          <w:color w:val="2D2F31"/>
        </w:rPr>
        <w:t>extract, transform and load) service, and data integration service.</w:t>
      </w:r>
      <w:r w:rsidR="00043BB6" w:rsidRPr="00965A8E">
        <w:rPr>
          <w:rFonts w:cstheme="minorHAnsi"/>
          <w:color w:val="2D2F31"/>
        </w:rPr>
        <w:t xml:space="preserve"> </w:t>
      </w:r>
      <w:r w:rsidR="00045E72" w:rsidRPr="00965A8E">
        <w:rPr>
          <w:rFonts w:cstheme="minorHAnsi"/>
          <w:color w:val="2D2F31"/>
        </w:rPr>
        <w:t xml:space="preserve">Here </w:t>
      </w:r>
      <w:r w:rsidR="00043BB6" w:rsidRPr="00965A8E">
        <w:rPr>
          <w:rFonts w:cstheme="minorHAnsi"/>
          <w:color w:val="2D2F31"/>
        </w:rPr>
        <w:t>we</w:t>
      </w:r>
      <w:r w:rsidR="00045E72" w:rsidRPr="00965A8E">
        <w:rPr>
          <w:rFonts w:cstheme="minorHAnsi"/>
          <w:color w:val="2D2F31"/>
        </w:rPr>
        <w:t xml:space="preserve"> can create </w:t>
      </w:r>
      <w:r w:rsidR="00043BB6" w:rsidRPr="00965A8E">
        <w:rPr>
          <w:rFonts w:cstheme="minorHAnsi"/>
          <w:color w:val="2D2F31"/>
        </w:rPr>
        <w:t>our</w:t>
      </w:r>
      <w:r w:rsidR="00045E72" w:rsidRPr="00965A8E">
        <w:rPr>
          <w:rFonts w:cstheme="minorHAnsi"/>
          <w:color w:val="2D2F31"/>
        </w:rPr>
        <w:t xml:space="preserve"> data-driven workflows</w:t>
      </w:r>
      <w:r w:rsidR="00043BB6" w:rsidRPr="00965A8E">
        <w:rPr>
          <w:rFonts w:cstheme="minorHAnsi"/>
          <w:color w:val="2D2F31"/>
        </w:rPr>
        <w:t xml:space="preserve"> </w:t>
      </w:r>
      <w:r w:rsidR="00045E72" w:rsidRPr="00965A8E">
        <w:rPr>
          <w:rFonts w:cstheme="minorHAnsi"/>
          <w:color w:val="2D2F31"/>
        </w:rPr>
        <w:t xml:space="preserve">that can be used for orchestrating </w:t>
      </w:r>
      <w:r w:rsidRPr="00965A8E">
        <w:rPr>
          <w:rFonts w:cstheme="minorHAnsi"/>
          <w:color w:val="2D2F31"/>
        </w:rPr>
        <w:t>our</w:t>
      </w:r>
      <w:r w:rsidR="00045E72" w:rsidRPr="00965A8E">
        <w:rPr>
          <w:rFonts w:cstheme="minorHAnsi"/>
          <w:color w:val="2D2F31"/>
        </w:rPr>
        <w:t xml:space="preserve"> data </w:t>
      </w:r>
      <w:r w:rsidRPr="00965A8E">
        <w:rPr>
          <w:rFonts w:cstheme="minorHAnsi"/>
          <w:color w:val="2D2F31"/>
        </w:rPr>
        <w:t>movement and</w:t>
      </w:r>
      <w:r w:rsidR="00045E72" w:rsidRPr="00965A8E">
        <w:rPr>
          <w:rFonts w:cstheme="minorHAnsi"/>
          <w:color w:val="2D2F31"/>
        </w:rPr>
        <w:t xml:space="preserve"> it can be used to transform your data at scale.</w:t>
      </w:r>
      <w:r w:rsidRPr="00965A8E">
        <w:rPr>
          <w:rFonts w:cstheme="minorHAnsi"/>
          <w:color w:val="2D2F31"/>
        </w:rPr>
        <w:t xml:space="preserve"> </w:t>
      </w:r>
      <w:r w:rsidR="00045E72" w:rsidRPr="00965A8E">
        <w:rPr>
          <w:rFonts w:cstheme="minorHAnsi"/>
          <w:color w:val="2D2F31"/>
        </w:rPr>
        <w:t xml:space="preserve">Here </w:t>
      </w:r>
      <w:r w:rsidRPr="00965A8E">
        <w:rPr>
          <w:rFonts w:cstheme="minorHAnsi"/>
          <w:color w:val="2D2F31"/>
        </w:rPr>
        <w:t>we</w:t>
      </w:r>
      <w:r w:rsidR="00045E72" w:rsidRPr="00965A8E">
        <w:rPr>
          <w:rFonts w:cstheme="minorHAnsi"/>
          <w:color w:val="2D2F31"/>
        </w:rPr>
        <w:t xml:space="preserve"> can actually connect onto a variety of data stores</w:t>
      </w:r>
      <w:r w:rsidRPr="00965A8E">
        <w:rPr>
          <w:rFonts w:cstheme="minorHAnsi"/>
          <w:color w:val="2D2F31"/>
        </w:rPr>
        <w:t xml:space="preserve"> </w:t>
      </w:r>
      <w:r w:rsidR="00045E72" w:rsidRPr="00965A8E">
        <w:rPr>
          <w:rFonts w:cstheme="minorHAnsi"/>
          <w:color w:val="2D2F31"/>
        </w:rPr>
        <w:t>as the source and the destination.</w:t>
      </w:r>
      <w:r w:rsidR="00583874">
        <w:rPr>
          <w:rFonts w:cstheme="minorHAnsi"/>
          <w:color w:val="2D2F31"/>
        </w:rPr>
        <w:t xml:space="preserve"> Using ADF also we can copy data from source and transfer on to Azure Synapse DWH</w:t>
      </w:r>
      <w:r w:rsidR="00495EDF">
        <w:rPr>
          <w:rFonts w:cstheme="minorHAnsi"/>
          <w:color w:val="2D2F31"/>
        </w:rPr>
        <w:t xml:space="preserve"> via pipelines. </w:t>
      </w:r>
      <w:r w:rsidR="00241F42">
        <w:rPr>
          <w:rFonts w:cstheme="minorHAnsi"/>
          <w:color w:val="2D2F31"/>
        </w:rPr>
        <w:t xml:space="preserve">Pipeline is a set of </w:t>
      </w:r>
      <w:r w:rsidR="00120603">
        <w:rPr>
          <w:rFonts w:cstheme="minorHAnsi"/>
          <w:color w:val="2D2F31"/>
        </w:rPr>
        <w:t>activities.</w:t>
      </w:r>
      <w:r w:rsidR="00241F42">
        <w:rPr>
          <w:rFonts w:cstheme="minorHAnsi"/>
          <w:color w:val="2D2F31"/>
        </w:rPr>
        <w:t xml:space="preserve"> </w:t>
      </w:r>
      <w:r w:rsidR="00482A89">
        <w:rPr>
          <w:rFonts w:cstheme="minorHAnsi"/>
          <w:color w:val="2D2F31"/>
        </w:rPr>
        <w:t xml:space="preserve">we can have 1 activity for </w:t>
      </w:r>
      <w:r w:rsidR="00A329D9">
        <w:rPr>
          <w:rFonts w:cstheme="minorHAnsi"/>
          <w:color w:val="2D2F31"/>
        </w:rPr>
        <w:t>c</w:t>
      </w:r>
      <w:r w:rsidR="00DB743F">
        <w:rPr>
          <w:rFonts w:cstheme="minorHAnsi"/>
          <w:color w:val="2D2F31"/>
        </w:rPr>
        <w:t xml:space="preserve">opying data </w:t>
      </w:r>
      <w:r w:rsidR="00606DA2">
        <w:rPr>
          <w:rFonts w:cstheme="minorHAnsi"/>
          <w:color w:val="2D2F31"/>
        </w:rPr>
        <w:t>,</w:t>
      </w:r>
      <w:r w:rsidR="00120603">
        <w:rPr>
          <w:rFonts w:cstheme="minorHAnsi"/>
          <w:color w:val="2D2F31"/>
        </w:rPr>
        <w:t xml:space="preserve"> </w:t>
      </w:r>
      <w:r w:rsidR="00A1421B">
        <w:rPr>
          <w:rFonts w:cstheme="minorHAnsi"/>
          <w:color w:val="2D2F31"/>
        </w:rPr>
        <w:t>cleaning data ,</w:t>
      </w:r>
      <w:r w:rsidR="00606DA2">
        <w:rPr>
          <w:rFonts w:cstheme="minorHAnsi"/>
          <w:color w:val="2D2F31"/>
        </w:rPr>
        <w:t xml:space="preserve"> another activity for transforming data </w:t>
      </w:r>
      <w:r w:rsidR="00551A94">
        <w:rPr>
          <w:rFonts w:cstheme="minorHAnsi"/>
          <w:color w:val="2D2F31"/>
        </w:rPr>
        <w:t xml:space="preserve">. </w:t>
      </w:r>
    </w:p>
    <w:p w14:paraId="097CCA1E" w14:textId="605E41A8" w:rsidR="00807CC7" w:rsidRPr="00CB19A5" w:rsidRDefault="00142495" w:rsidP="00AE31A2">
      <w:pPr>
        <w:pStyle w:val="ListParagraph"/>
        <w:numPr>
          <w:ilvl w:val="0"/>
          <w:numId w:val="1"/>
        </w:numPr>
        <w:jc w:val="both"/>
        <w:rPr>
          <w:rFonts w:cstheme="minorHAnsi"/>
          <w:color w:val="000000" w:themeColor="text1"/>
        </w:rPr>
      </w:pPr>
      <w:r w:rsidRPr="003A5064">
        <w:rPr>
          <w:rFonts w:cstheme="minorHAnsi"/>
          <w:b/>
          <w:bCs/>
          <w:color w:val="FF0000"/>
          <w:shd w:val="clear" w:color="auto" w:fill="F7F7F8"/>
        </w:rPr>
        <w:t xml:space="preserve">Linked Service:  </w:t>
      </w:r>
      <w:r w:rsidR="006F4A82" w:rsidRPr="003A5064">
        <w:rPr>
          <w:rFonts w:cstheme="minorHAnsi"/>
          <w:color w:val="000000" w:themeColor="text1"/>
          <w:shd w:val="clear" w:color="auto" w:fill="F7F7F8"/>
        </w:rPr>
        <w:t xml:space="preserve">This is a link to data store. </w:t>
      </w:r>
      <w:r w:rsidR="000B7901" w:rsidRPr="003A5064">
        <w:rPr>
          <w:rFonts w:cstheme="minorHAnsi"/>
          <w:color w:val="000000" w:themeColor="text1"/>
          <w:shd w:val="clear" w:color="auto" w:fill="F7F7F8"/>
        </w:rPr>
        <w:t xml:space="preserve">If we want to get data from ADLS Gen2 </w:t>
      </w:r>
      <w:r w:rsidR="00B42AC2" w:rsidRPr="003A5064">
        <w:rPr>
          <w:rFonts w:cstheme="minorHAnsi"/>
          <w:color w:val="000000" w:themeColor="text1"/>
          <w:shd w:val="clear" w:color="auto" w:fill="F7F7F8"/>
        </w:rPr>
        <w:t xml:space="preserve">account </w:t>
      </w:r>
      <w:r w:rsidR="007116CD" w:rsidRPr="003A5064">
        <w:rPr>
          <w:rFonts w:cstheme="minorHAnsi"/>
          <w:color w:val="000000" w:themeColor="text1"/>
          <w:shd w:val="clear" w:color="auto" w:fill="F7F7F8"/>
        </w:rPr>
        <w:t>at that point of time we will create a linked service</w:t>
      </w:r>
      <w:r w:rsidR="00EA3405" w:rsidRPr="003A5064">
        <w:rPr>
          <w:rFonts w:cstheme="minorHAnsi"/>
          <w:color w:val="000000" w:themeColor="text1"/>
          <w:shd w:val="clear" w:color="auto" w:fill="F7F7F8"/>
        </w:rPr>
        <w:t xml:space="preserve">. </w:t>
      </w:r>
      <w:r w:rsidR="00304984" w:rsidRPr="003A5064">
        <w:rPr>
          <w:rFonts w:cstheme="minorHAnsi"/>
          <w:color w:val="000000" w:themeColor="text1"/>
          <w:shd w:val="clear" w:color="auto" w:fill="F7F7F8"/>
        </w:rPr>
        <w:t>Similarly,</w:t>
      </w:r>
      <w:r w:rsidR="00EA3405" w:rsidRPr="003A5064">
        <w:rPr>
          <w:rFonts w:cstheme="minorHAnsi"/>
          <w:color w:val="000000" w:themeColor="text1"/>
          <w:shd w:val="clear" w:color="auto" w:fill="F7F7F8"/>
        </w:rPr>
        <w:t xml:space="preserve"> onto a destination </w:t>
      </w:r>
      <w:r w:rsidR="00DA4B63" w:rsidRPr="003A5064">
        <w:rPr>
          <w:rFonts w:cstheme="minorHAnsi"/>
          <w:color w:val="000000" w:themeColor="text1"/>
          <w:shd w:val="clear" w:color="auto" w:fill="F7F7F8"/>
        </w:rPr>
        <w:t xml:space="preserve">if we </w:t>
      </w:r>
      <w:proofErr w:type="spellStart"/>
      <w:r w:rsidR="00DA4B63" w:rsidRPr="003A5064">
        <w:rPr>
          <w:rFonts w:cstheme="minorHAnsi"/>
          <w:color w:val="000000" w:themeColor="text1"/>
          <w:shd w:val="clear" w:color="auto" w:fill="F7F7F8"/>
        </w:rPr>
        <w:t>wanna</w:t>
      </w:r>
      <w:proofErr w:type="spellEnd"/>
      <w:r w:rsidR="00DA4B63" w:rsidRPr="003A5064">
        <w:rPr>
          <w:rFonts w:cstheme="minorHAnsi"/>
          <w:color w:val="000000" w:themeColor="text1"/>
          <w:shd w:val="clear" w:color="auto" w:fill="F7F7F8"/>
        </w:rPr>
        <w:t xml:space="preserve"> connect </w:t>
      </w:r>
      <w:r w:rsidR="00326F7B" w:rsidRPr="003A5064">
        <w:rPr>
          <w:rFonts w:cstheme="minorHAnsi"/>
          <w:color w:val="000000" w:themeColor="text1"/>
          <w:shd w:val="clear" w:color="auto" w:fill="F7F7F8"/>
        </w:rPr>
        <w:t xml:space="preserve">onto a table in Azure Synapse </w:t>
      </w:r>
      <w:r w:rsidR="002F2C86" w:rsidRPr="003A5064">
        <w:rPr>
          <w:rFonts w:cstheme="minorHAnsi"/>
          <w:color w:val="000000" w:themeColor="text1"/>
          <w:shd w:val="clear" w:color="auto" w:fill="F7F7F8"/>
        </w:rPr>
        <w:t>we create</w:t>
      </w:r>
      <w:r w:rsidR="00AB1E18">
        <w:rPr>
          <w:rFonts w:cstheme="minorHAnsi"/>
          <w:color w:val="000000" w:themeColor="text1"/>
          <w:shd w:val="clear" w:color="auto" w:fill="F7F7F8"/>
        </w:rPr>
        <w:t xml:space="preserve"> </w:t>
      </w:r>
      <w:r w:rsidR="00763A5A">
        <w:rPr>
          <w:rFonts w:cstheme="minorHAnsi"/>
          <w:color w:val="000000" w:themeColor="text1"/>
          <w:shd w:val="clear" w:color="auto" w:fill="F7F7F8"/>
        </w:rPr>
        <w:t xml:space="preserve">another </w:t>
      </w:r>
      <w:r w:rsidR="00763A5A" w:rsidRPr="003A5064">
        <w:rPr>
          <w:rFonts w:cstheme="minorHAnsi"/>
          <w:color w:val="000000" w:themeColor="text1"/>
          <w:shd w:val="clear" w:color="auto" w:fill="F7F7F8"/>
        </w:rPr>
        <w:t>linked</w:t>
      </w:r>
      <w:r w:rsidR="003A5064" w:rsidRPr="003A5064">
        <w:rPr>
          <w:rFonts w:cstheme="minorHAnsi"/>
          <w:color w:val="000000" w:themeColor="text1"/>
          <w:shd w:val="clear" w:color="auto" w:fill="F7F7F8"/>
        </w:rPr>
        <w:t xml:space="preserve"> </w:t>
      </w:r>
      <w:r w:rsidR="00304984" w:rsidRPr="003A5064">
        <w:rPr>
          <w:rFonts w:cstheme="minorHAnsi"/>
          <w:color w:val="000000" w:themeColor="text1"/>
          <w:shd w:val="clear" w:color="auto" w:fill="F7F7F8"/>
        </w:rPr>
        <w:t xml:space="preserve">service </w:t>
      </w:r>
      <w:r w:rsidR="00AB1E18">
        <w:rPr>
          <w:rFonts w:cstheme="minorHAnsi"/>
          <w:color w:val="000000" w:themeColor="text1"/>
          <w:shd w:val="clear" w:color="auto" w:fill="F7F7F8"/>
        </w:rPr>
        <w:t xml:space="preserve">for </w:t>
      </w:r>
      <w:r w:rsidR="00304984" w:rsidRPr="003A5064">
        <w:rPr>
          <w:rFonts w:cstheme="minorHAnsi"/>
          <w:color w:val="000000" w:themeColor="text1"/>
          <w:shd w:val="clear" w:color="auto" w:fill="F7F7F8"/>
        </w:rPr>
        <w:t>another</w:t>
      </w:r>
      <w:r w:rsidR="002F2C86" w:rsidRPr="003A5064">
        <w:rPr>
          <w:rFonts w:cstheme="minorHAnsi"/>
          <w:color w:val="000000" w:themeColor="text1"/>
          <w:shd w:val="clear" w:color="auto" w:fill="F7F7F8"/>
        </w:rPr>
        <w:t xml:space="preserve"> resource /another </w:t>
      </w:r>
      <w:r w:rsidR="00763A5A" w:rsidRPr="003A5064">
        <w:rPr>
          <w:rFonts w:cstheme="minorHAnsi"/>
          <w:color w:val="000000" w:themeColor="text1"/>
          <w:shd w:val="clear" w:color="auto" w:fill="F7F7F8"/>
        </w:rPr>
        <w:t>instance.</w:t>
      </w:r>
      <w:r w:rsidR="00AB1E18">
        <w:rPr>
          <w:rFonts w:cstheme="minorHAnsi"/>
          <w:color w:val="000000" w:themeColor="text1"/>
          <w:shd w:val="clear" w:color="auto" w:fill="F7F7F8"/>
        </w:rPr>
        <w:t xml:space="preserve"> </w:t>
      </w:r>
    </w:p>
    <w:p w14:paraId="4EC8C14F" w14:textId="019C1206" w:rsidR="00CB19A5" w:rsidRPr="00763A5A" w:rsidRDefault="00CB19A5" w:rsidP="00AE31A2">
      <w:pPr>
        <w:pStyle w:val="ListParagraph"/>
        <w:numPr>
          <w:ilvl w:val="0"/>
          <w:numId w:val="1"/>
        </w:numPr>
        <w:jc w:val="both"/>
        <w:rPr>
          <w:rFonts w:cstheme="minorHAnsi"/>
          <w:color w:val="000000" w:themeColor="text1"/>
        </w:rPr>
      </w:pPr>
      <w:r>
        <w:rPr>
          <w:rFonts w:cstheme="minorHAnsi"/>
          <w:b/>
          <w:bCs/>
          <w:color w:val="FF0000"/>
          <w:shd w:val="clear" w:color="auto" w:fill="F7F7F8"/>
        </w:rPr>
        <w:t>Datasets:</w:t>
      </w:r>
      <w:r>
        <w:rPr>
          <w:rFonts w:cstheme="minorHAnsi"/>
        </w:rPr>
        <w:t xml:space="preserve"> </w:t>
      </w:r>
      <w:r w:rsidR="005B3815">
        <w:rPr>
          <w:rFonts w:cstheme="minorHAnsi"/>
        </w:rPr>
        <w:t>We will have 2 datasets, source data set and destination dataset</w:t>
      </w:r>
      <w:ins w:id="0" w:author="Paladugu, Sravanthi">
        <w:r w:rsidR="00C000A0">
          <w:rPr>
            <w:rFonts w:cstheme="minorHAnsi"/>
          </w:rPr>
          <w:t xml:space="preserve">. This </w:t>
        </w:r>
        <w:r w:rsidR="00763A5A">
          <w:rPr>
            <w:rFonts w:cstheme="minorHAnsi"/>
          </w:rPr>
          <w:t>represents</w:t>
        </w:r>
        <w:r w:rsidR="00C000A0">
          <w:rPr>
            <w:rFonts w:cstheme="minorHAnsi"/>
          </w:rPr>
          <w:t xml:space="preserve"> </w:t>
        </w:r>
        <w:r w:rsidR="00763A5A">
          <w:rPr>
            <w:rFonts w:cstheme="minorHAnsi"/>
          </w:rPr>
          <w:t>data.</w:t>
        </w:r>
      </w:ins>
    </w:p>
    <w:p w14:paraId="5A3E73BB" w14:textId="189F08E2" w:rsidR="00763A5A" w:rsidRDefault="00763A5A" w:rsidP="00763A5A">
      <w:pPr>
        <w:pStyle w:val="ListParagraph"/>
        <w:numPr>
          <w:ilvl w:val="0"/>
          <w:numId w:val="1"/>
        </w:numPr>
        <w:jc w:val="both"/>
        <w:rPr>
          <w:rFonts w:cstheme="minorHAnsi"/>
          <w:color w:val="000000" w:themeColor="text1"/>
        </w:rPr>
      </w:pPr>
      <w:r>
        <w:rPr>
          <w:rFonts w:cstheme="minorHAnsi"/>
          <w:b/>
          <w:bCs/>
          <w:color w:val="FF0000"/>
          <w:shd w:val="clear" w:color="auto" w:fill="F7F7F8"/>
        </w:rPr>
        <w:t>Integration runtime:</w:t>
      </w:r>
      <w:r>
        <w:rPr>
          <w:rFonts w:cstheme="minorHAnsi"/>
        </w:rPr>
        <w:t xml:space="preserve"> </w:t>
      </w:r>
      <w:r w:rsidRPr="00763A5A">
        <w:rPr>
          <w:rFonts w:cstheme="minorHAnsi"/>
          <w:color w:val="000000" w:themeColor="text1"/>
        </w:rPr>
        <w:t xml:space="preserve">underlying compute infrastructure that's required for taking our data, transforming our data, and </w:t>
      </w:r>
      <w:r>
        <w:rPr>
          <w:rFonts w:cstheme="minorHAnsi"/>
          <w:color w:val="000000" w:themeColor="text1"/>
        </w:rPr>
        <w:t>loading</w:t>
      </w:r>
      <w:r w:rsidRPr="00763A5A">
        <w:rPr>
          <w:rFonts w:cstheme="minorHAnsi"/>
          <w:color w:val="000000" w:themeColor="text1"/>
        </w:rPr>
        <w:t xml:space="preserve"> it onto a destination data store. This is known as the integration runtime. Here the underlying compute infrastructure is managed for </w:t>
      </w:r>
      <w:r w:rsidR="00BD619E">
        <w:rPr>
          <w:rFonts w:cstheme="minorHAnsi"/>
          <w:color w:val="000000" w:themeColor="text1"/>
        </w:rPr>
        <w:t xml:space="preserve">us by ADF only </w:t>
      </w:r>
      <w:r w:rsidR="00BD619E" w:rsidRPr="00763A5A">
        <w:rPr>
          <w:rFonts w:cstheme="minorHAnsi"/>
          <w:color w:val="000000" w:themeColor="text1"/>
        </w:rPr>
        <w:t>.</w:t>
      </w:r>
      <w:r w:rsidR="00BD619E">
        <w:rPr>
          <w:rFonts w:cstheme="minorHAnsi"/>
          <w:color w:val="000000" w:themeColor="text1"/>
        </w:rPr>
        <w:t xml:space="preserve"> Compute power we choose depends on datasets size. More file size more compute power is required.</w:t>
      </w:r>
    </w:p>
    <w:p w14:paraId="4FF8A881" w14:textId="77777777" w:rsidR="008F2D7E" w:rsidRDefault="008F2D7E" w:rsidP="008F2D7E">
      <w:pPr>
        <w:jc w:val="both"/>
        <w:rPr>
          <w:rFonts w:cstheme="minorHAnsi"/>
          <w:color w:val="000000" w:themeColor="text1"/>
        </w:rPr>
      </w:pPr>
    </w:p>
    <w:p w14:paraId="4E555FDA" w14:textId="763AA05F" w:rsidR="008F2D7E" w:rsidRDefault="008F2D7E" w:rsidP="008F2D7E">
      <w:pPr>
        <w:jc w:val="both"/>
        <w:rPr>
          <w:rFonts w:cstheme="minorHAnsi"/>
          <w:b/>
          <w:bCs/>
          <w:color w:val="FF0000"/>
        </w:rPr>
      </w:pPr>
      <w:r w:rsidRPr="008F2D7E">
        <w:rPr>
          <w:rFonts w:cstheme="minorHAnsi"/>
          <w:b/>
          <w:bCs/>
          <w:color w:val="FF0000"/>
        </w:rPr>
        <w:t>CREATION OF AZURE DATA FACTORY SERVICE:</w:t>
      </w:r>
      <w:r>
        <w:rPr>
          <w:rFonts w:cstheme="minorHAnsi"/>
          <w:b/>
          <w:bCs/>
          <w:color w:val="FF0000"/>
        </w:rPr>
        <w:t xml:space="preserve">  </w:t>
      </w:r>
    </w:p>
    <w:p w14:paraId="6498DD1A" w14:textId="77777777" w:rsidR="00015AA5" w:rsidRDefault="008F2D7E" w:rsidP="008F2D7E">
      <w:pPr>
        <w:jc w:val="both"/>
        <w:rPr>
          <w:rFonts w:cstheme="minorHAnsi"/>
          <w:color w:val="000000" w:themeColor="text1"/>
        </w:rPr>
      </w:pPr>
      <w:r>
        <w:rPr>
          <w:rFonts w:cstheme="minorHAnsi"/>
          <w:color w:val="000000" w:themeColor="text1"/>
        </w:rPr>
        <w:t xml:space="preserve">Home </w:t>
      </w:r>
      <w:r w:rsidRPr="008F2D7E">
        <w:rPr>
          <w:rFonts w:cstheme="minorHAnsi"/>
          <w:color w:val="000000" w:themeColor="text1"/>
        </w:rPr>
        <w:sym w:font="Wingdings" w:char="F0E0"/>
      </w:r>
      <w:r>
        <w:rPr>
          <w:rFonts w:cstheme="minorHAnsi"/>
          <w:color w:val="000000" w:themeColor="text1"/>
        </w:rPr>
        <w:t xml:space="preserve"> All Resources </w:t>
      </w:r>
      <w:r w:rsidRPr="008F2D7E">
        <w:rPr>
          <w:rFonts w:cstheme="minorHAnsi"/>
          <w:color w:val="000000" w:themeColor="text1"/>
        </w:rPr>
        <w:sym w:font="Wingdings" w:char="F0E0"/>
      </w:r>
      <w:r>
        <w:rPr>
          <w:rFonts w:cstheme="minorHAnsi"/>
          <w:color w:val="000000" w:themeColor="text1"/>
        </w:rPr>
        <w:t xml:space="preserve"> +</w:t>
      </w:r>
      <w:r w:rsidRPr="008F2D7E">
        <w:rPr>
          <w:rFonts w:cstheme="minorHAnsi"/>
          <w:color w:val="000000" w:themeColor="text1"/>
        </w:rPr>
        <w:sym w:font="Wingdings" w:char="F0E0"/>
      </w:r>
      <w:r>
        <w:rPr>
          <w:rFonts w:cstheme="minorHAnsi"/>
          <w:color w:val="000000" w:themeColor="text1"/>
        </w:rPr>
        <w:t xml:space="preserve"> search for Data Factory </w:t>
      </w:r>
      <w:r w:rsidRPr="008F2D7E">
        <w:rPr>
          <w:rFonts w:cstheme="minorHAnsi"/>
          <w:color w:val="000000" w:themeColor="text1"/>
        </w:rPr>
        <w:sym w:font="Wingdings" w:char="F0E0"/>
      </w:r>
      <w:r>
        <w:rPr>
          <w:rFonts w:cstheme="minorHAnsi"/>
          <w:color w:val="000000" w:themeColor="text1"/>
        </w:rPr>
        <w:t xml:space="preserve"> </w:t>
      </w:r>
      <w:r w:rsidR="00015AA5">
        <w:rPr>
          <w:rFonts w:cstheme="minorHAnsi"/>
          <w:color w:val="000000" w:themeColor="text1"/>
        </w:rPr>
        <w:t>create.</w:t>
      </w:r>
    </w:p>
    <w:p w14:paraId="0C6F11A2" w14:textId="66FDEC55" w:rsidR="00F6521A" w:rsidRDefault="00F6521A" w:rsidP="008F2D7E">
      <w:pPr>
        <w:jc w:val="both"/>
        <w:rPr>
          <w:rFonts w:cstheme="minorHAnsi"/>
          <w:color w:val="000000" w:themeColor="text1"/>
        </w:rPr>
      </w:pPr>
      <w:r>
        <w:rPr>
          <w:rFonts w:cstheme="minorHAnsi"/>
          <w:color w:val="000000" w:themeColor="text1"/>
        </w:rPr>
        <w:t>We will enter subscription, Resource Group.</w:t>
      </w:r>
    </w:p>
    <w:p w14:paraId="0431632C" w14:textId="77777777" w:rsidR="006E5CED" w:rsidRDefault="006E5CED" w:rsidP="008F2D7E">
      <w:pPr>
        <w:jc w:val="both"/>
        <w:rPr>
          <w:rFonts w:cstheme="minorHAnsi"/>
          <w:color w:val="000000" w:themeColor="text1"/>
        </w:rPr>
      </w:pPr>
    </w:p>
    <w:p w14:paraId="59E180A1" w14:textId="77777777" w:rsidR="006E5CED" w:rsidRDefault="00F6521A" w:rsidP="008E0264">
      <w:pPr>
        <w:contextualSpacing/>
        <w:jc w:val="both"/>
        <w:rPr>
          <w:rFonts w:cstheme="minorHAnsi"/>
          <w:color w:val="000000" w:themeColor="text1"/>
        </w:rPr>
      </w:pPr>
      <w:r>
        <w:rPr>
          <w:rFonts w:cstheme="minorHAnsi"/>
          <w:color w:val="000000" w:themeColor="text1"/>
        </w:rPr>
        <w:lastRenderedPageBreak/>
        <w:t xml:space="preserve">Instance details: </w:t>
      </w:r>
    </w:p>
    <w:p w14:paraId="7A509355" w14:textId="680E4C0E" w:rsidR="008F2D7E" w:rsidRDefault="008F2D7E" w:rsidP="008E0264">
      <w:pPr>
        <w:contextualSpacing/>
        <w:jc w:val="both"/>
        <w:rPr>
          <w:rFonts w:cstheme="minorHAnsi"/>
          <w:color w:val="000000" w:themeColor="text1"/>
        </w:rPr>
      </w:pPr>
      <w:r>
        <w:rPr>
          <w:rFonts w:cstheme="minorHAnsi"/>
          <w:color w:val="000000" w:themeColor="text1"/>
        </w:rPr>
        <w:t xml:space="preserve"> </w:t>
      </w:r>
      <w:r w:rsidR="004C29A0">
        <w:rPr>
          <w:rFonts w:cstheme="minorHAnsi"/>
          <w:color w:val="000000" w:themeColor="text1"/>
        </w:rPr>
        <w:t>Name:</w:t>
      </w:r>
      <w:r w:rsidR="006E5CED">
        <w:rPr>
          <w:rFonts w:cstheme="minorHAnsi"/>
          <w:color w:val="000000" w:themeColor="text1"/>
        </w:rPr>
        <w:t xml:space="preserve"> </w:t>
      </w:r>
      <w:r w:rsidR="004F06B4">
        <w:rPr>
          <w:rFonts w:cstheme="minorHAnsi"/>
          <w:color w:val="000000" w:themeColor="text1"/>
        </w:rPr>
        <w:t xml:space="preserve"> unique </w:t>
      </w:r>
      <w:r w:rsidR="004C29A0">
        <w:rPr>
          <w:rFonts w:cstheme="minorHAnsi"/>
          <w:color w:val="000000" w:themeColor="text1"/>
        </w:rPr>
        <w:t>data factory</w:t>
      </w:r>
      <w:r w:rsidR="004F06B4">
        <w:rPr>
          <w:rFonts w:cstheme="minorHAnsi"/>
          <w:color w:val="000000" w:themeColor="text1"/>
        </w:rPr>
        <w:t xml:space="preserve"> name</w:t>
      </w:r>
    </w:p>
    <w:p w14:paraId="5ACE326D" w14:textId="0F64CACE" w:rsidR="004F06B4" w:rsidRDefault="004C29A0" w:rsidP="008E0264">
      <w:pPr>
        <w:contextualSpacing/>
        <w:jc w:val="both"/>
        <w:rPr>
          <w:rFonts w:cstheme="minorHAnsi"/>
          <w:color w:val="000000" w:themeColor="text1"/>
        </w:rPr>
      </w:pPr>
      <w:r>
        <w:rPr>
          <w:rFonts w:cstheme="minorHAnsi"/>
          <w:color w:val="000000" w:themeColor="text1"/>
        </w:rPr>
        <w:t>Region: Location Name</w:t>
      </w:r>
    </w:p>
    <w:p w14:paraId="1C09C632" w14:textId="5E29EC99" w:rsidR="004C29A0" w:rsidRDefault="006E641A" w:rsidP="008E0264">
      <w:pPr>
        <w:contextualSpacing/>
        <w:jc w:val="both"/>
        <w:rPr>
          <w:rFonts w:cstheme="minorHAnsi"/>
          <w:color w:val="000000" w:themeColor="text1"/>
        </w:rPr>
      </w:pPr>
      <w:r>
        <w:rPr>
          <w:rFonts w:cstheme="minorHAnsi"/>
          <w:color w:val="000000" w:themeColor="text1"/>
        </w:rPr>
        <w:t>Version: V2</w:t>
      </w:r>
    </w:p>
    <w:p w14:paraId="3F227D02" w14:textId="658B5745" w:rsidR="006E641A" w:rsidRDefault="006E641A" w:rsidP="008E0264">
      <w:pPr>
        <w:contextualSpacing/>
        <w:jc w:val="both"/>
        <w:rPr>
          <w:rFonts w:cstheme="minorHAnsi"/>
          <w:color w:val="000000" w:themeColor="text1"/>
        </w:rPr>
      </w:pPr>
      <w:r>
        <w:rPr>
          <w:rFonts w:cstheme="minorHAnsi"/>
          <w:color w:val="000000" w:themeColor="text1"/>
        </w:rPr>
        <w:t xml:space="preserve">Click on next </w:t>
      </w:r>
    </w:p>
    <w:p w14:paraId="6AB6C2E7" w14:textId="0CF08CAB" w:rsidR="006E641A" w:rsidRDefault="00831A17" w:rsidP="008E0264">
      <w:pPr>
        <w:contextualSpacing/>
        <w:jc w:val="both"/>
        <w:rPr>
          <w:rFonts w:cstheme="minorHAnsi"/>
          <w:color w:val="000000" w:themeColor="text1"/>
        </w:rPr>
      </w:pPr>
      <w:r>
        <w:rPr>
          <w:rFonts w:cstheme="minorHAnsi"/>
          <w:color w:val="000000" w:themeColor="text1"/>
        </w:rPr>
        <w:t>C</w:t>
      </w:r>
      <w:r w:rsidR="00B6104D">
        <w:rPr>
          <w:rFonts w:cstheme="minorHAnsi"/>
          <w:color w:val="000000" w:themeColor="text1"/>
        </w:rPr>
        <w:t xml:space="preserve">heck box </w:t>
      </w:r>
      <w:r w:rsidR="00F66E18">
        <w:rPr>
          <w:rFonts w:cstheme="minorHAnsi"/>
          <w:color w:val="000000" w:themeColor="text1"/>
        </w:rPr>
        <w:t xml:space="preserve">enable </w:t>
      </w:r>
      <w:r>
        <w:rPr>
          <w:rFonts w:cstheme="minorHAnsi"/>
          <w:color w:val="000000" w:themeColor="text1"/>
        </w:rPr>
        <w:t>Configure GIT later</w:t>
      </w:r>
      <w:r w:rsidR="00F66E18">
        <w:rPr>
          <w:rFonts w:cstheme="minorHAnsi"/>
          <w:color w:val="000000" w:themeColor="text1"/>
        </w:rPr>
        <w:t xml:space="preserve">. </w:t>
      </w:r>
    </w:p>
    <w:p w14:paraId="7AD9E2CD" w14:textId="479FEDE8" w:rsidR="005A5276" w:rsidRDefault="005A5276" w:rsidP="008E0264">
      <w:pPr>
        <w:contextualSpacing/>
        <w:jc w:val="both"/>
        <w:rPr>
          <w:rFonts w:cstheme="minorHAnsi"/>
          <w:color w:val="000000" w:themeColor="text1"/>
        </w:rPr>
      </w:pPr>
      <w:r>
        <w:rPr>
          <w:rFonts w:cstheme="minorHAnsi"/>
          <w:color w:val="000000" w:themeColor="text1"/>
        </w:rPr>
        <w:t xml:space="preserve">ADF allows us to configure a GIT repository with either azure </w:t>
      </w:r>
      <w:proofErr w:type="spellStart"/>
      <w:r>
        <w:rPr>
          <w:rFonts w:cstheme="minorHAnsi"/>
          <w:color w:val="000000" w:themeColor="text1"/>
        </w:rPr>
        <w:t>devops</w:t>
      </w:r>
      <w:proofErr w:type="spellEnd"/>
      <w:r>
        <w:rPr>
          <w:rFonts w:cstheme="minorHAnsi"/>
          <w:color w:val="000000" w:themeColor="text1"/>
        </w:rPr>
        <w:t xml:space="preserve"> or </w:t>
      </w:r>
      <w:r w:rsidR="008E0264">
        <w:rPr>
          <w:rFonts w:cstheme="minorHAnsi"/>
          <w:color w:val="000000" w:themeColor="text1"/>
        </w:rPr>
        <w:t>GitHub.</w:t>
      </w:r>
      <w:r>
        <w:rPr>
          <w:rFonts w:cstheme="minorHAnsi"/>
          <w:color w:val="000000" w:themeColor="text1"/>
        </w:rPr>
        <w:t xml:space="preserve"> Git is a version control system that allows for easier </w:t>
      </w:r>
      <w:r w:rsidR="00876825">
        <w:rPr>
          <w:rFonts w:cstheme="minorHAnsi"/>
          <w:color w:val="000000" w:themeColor="text1"/>
        </w:rPr>
        <w:t xml:space="preserve">change tracking and collaboration. </w:t>
      </w:r>
    </w:p>
    <w:p w14:paraId="495E277F" w14:textId="30055ECB" w:rsidR="00D74B9C" w:rsidRDefault="004A0A43" w:rsidP="008E0264">
      <w:pPr>
        <w:contextualSpacing/>
        <w:jc w:val="both"/>
        <w:rPr>
          <w:rFonts w:cstheme="minorHAnsi"/>
          <w:color w:val="000000" w:themeColor="text1"/>
        </w:rPr>
      </w:pPr>
      <w:r>
        <w:rPr>
          <w:rFonts w:cstheme="minorHAnsi"/>
          <w:color w:val="000000" w:themeColor="text1"/>
        </w:rPr>
        <w:t>Go</w:t>
      </w:r>
      <w:r w:rsidR="00D74B9C">
        <w:rPr>
          <w:rFonts w:cstheme="minorHAnsi"/>
          <w:color w:val="000000" w:themeColor="text1"/>
        </w:rPr>
        <w:t xml:space="preserve"> on next and </w:t>
      </w:r>
      <w:r>
        <w:rPr>
          <w:rFonts w:cstheme="minorHAnsi"/>
          <w:color w:val="000000" w:themeColor="text1"/>
        </w:rPr>
        <w:t xml:space="preserve">click on </w:t>
      </w:r>
      <w:r w:rsidR="008E0264">
        <w:rPr>
          <w:rFonts w:cstheme="minorHAnsi"/>
          <w:color w:val="000000" w:themeColor="text1"/>
        </w:rPr>
        <w:t>create.</w:t>
      </w:r>
      <w:r w:rsidR="00D74B9C">
        <w:rPr>
          <w:rFonts w:cstheme="minorHAnsi"/>
          <w:color w:val="000000" w:themeColor="text1"/>
        </w:rPr>
        <w:t xml:space="preserve"> </w:t>
      </w:r>
    </w:p>
    <w:p w14:paraId="2958B628" w14:textId="77777777" w:rsidR="004C29A0" w:rsidRDefault="004C29A0" w:rsidP="008F2D7E">
      <w:pPr>
        <w:jc w:val="both"/>
        <w:rPr>
          <w:rFonts w:cstheme="minorHAnsi"/>
          <w:color w:val="000000" w:themeColor="text1"/>
        </w:rPr>
      </w:pPr>
    </w:p>
    <w:p w14:paraId="56409666" w14:textId="6A2E505C" w:rsidR="006D6F1D" w:rsidRPr="006D6F1D" w:rsidRDefault="006D6F1D" w:rsidP="008F2D7E">
      <w:pPr>
        <w:jc w:val="both"/>
        <w:rPr>
          <w:rFonts w:cstheme="minorHAnsi"/>
          <w:b/>
          <w:bCs/>
          <w:color w:val="000000" w:themeColor="text1"/>
        </w:rPr>
      </w:pPr>
      <w:r w:rsidRPr="006D6F1D">
        <w:rPr>
          <w:rFonts w:cstheme="minorHAnsi"/>
          <w:b/>
          <w:bCs/>
          <w:color w:val="000000" w:themeColor="text1"/>
        </w:rPr>
        <w:t xml:space="preserve">In CSV comma separated file, every column will be treated as strings. </w:t>
      </w:r>
    </w:p>
    <w:p w14:paraId="384E26FF" w14:textId="019E9EF5" w:rsidR="00053FDF" w:rsidRDefault="007562A7" w:rsidP="008F2D7E">
      <w:pPr>
        <w:jc w:val="both"/>
        <w:rPr>
          <w:rFonts w:cstheme="minorHAnsi"/>
          <w:b/>
          <w:bCs/>
          <w:color w:val="FF0000"/>
        </w:rPr>
      </w:pPr>
      <w:r w:rsidRPr="007562A7">
        <w:rPr>
          <w:rFonts w:cstheme="minorHAnsi"/>
          <w:b/>
          <w:bCs/>
          <w:color w:val="FF0000"/>
        </w:rPr>
        <w:t>COPYING DATA FROM ADLS TO AZURE SYNAPSE</w:t>
      </w:r>
      <w:r w:rsidR="008537C1">
        <w:rPr>
          <w:rFonts w:cstheme="minorHAnsi"/>
          <w:b/>
          <w:bCs/>
          <w:color w:val="FF0000"/>
        </w:rPr>
        <w:t xml:space="preserve"> VIA AZURE </w:t>
      </w:r>
      <w:r w:rsidR="004C7EA4">
        <w:rPr>
          <w:rFonts w:cstheme="minorHAnsi"/>
          <w:b/>
          <w:bCs/>
          <w:color w:val="FF0000"/>
        </w:rPr>
        <w:t>SYNAPSE:</w:t>
      </w:r>
      <w:r>
        <w:rPr>
          <w:rFonts w:cstheme="minorHAnsi"/>
          <w:b/>
          <w:bCs/>
          <w:color w:val="FF0000"/>
        </w:rPr>
        <w:t xml:space="preserve">  </w:t>
      </w:r>
    </w:p>
    <w:p w14:paraId="507E4415" w14:textId="44DF3C90" w:rsidR="008537C1" w:rsidRPr="00833A6B" w:rsidRDefault="00833A6B" w:rsidP="008F2D7E">
      <w:pPr>
        <w:jc w:val="both"/>
        <w:rPr>
          <w:rFonts w:cstheme="minorHAnsi"/>
          <w:color w:val="000000" w:themeColor="text1"/>
        </w:rPr>
      </w:pPr>
      <w:r w:rsidRPr="00833A6B">
        <w:rPr>
          <w:rFonts w:cstheme="minorHAnsi"/>
          <w:color w:val="000000" w:themeColor="text1"/>
        </w:rPr>
        <w:t>Home</w:t>
      </w:r>
      <w:r>
        <w:rPr>
          <w:rFonts w:cstheme="minorHAnsi"/>
          <w:color w:val="000000" w:themeColor="text1"/>
        </w:rPr>
        <w:t xml:space="preserve"> </w:t>
      </w:r>
      <w:r w:rsidRPr="00833A6B">
        <w:rPr>
          <w:rFonts w:cstheme="minorHAnsi"/>
          <w:color w:val="000000" w:themeColor="text1"/>
        </w:rPr>
        <w:sym w:font="Wingdings" w:char="F0E0"/>
      </w:r>
      <w:r>
        <w:rPr>
          <w:rFonts w:cstheme="minorHAnsi"/>
          <w:color w:val="000000" w:themeColor="text1"/>
        </w:rPr>
        <w:t xml:space="preserve"> </w:t>
      </w:r>
    </w:p>
    <w:p w14:paraId="4916CF68" w14:textId="1BFE1F26" w:rsidR="009E05EA" w:rsidRDefault="00686EC1" w:rsidP="008F2D7E">
      <w:pPr>
        <w:jc w:val="both"/>
        <w:rPr>
          <w:rFonts w:cstheme="minorHAnsi"/>
          <w:color w:val="000000" w:themeColor="text1"/>
        </w:rPr>
      </w:pPr>
      <w:r>
        <w:rPr>
          <w:rFonts w:cstheme="minorHAnsi"/>
          <w:color w:val="000000" w:themeColor="text1"/>
        </w:rPr>
        <w:t xml:space="preserve">Open ADF </w:t>
      </w:r>
      <w:r w:rsidR="00C67576">
        <w:rPr>
          <w:rFonts w:cstheme="minorHAnsi"/>
          <w:color w:val="000000" w:themeColor="text1"/>
        </w:rPr>
        <w:t>Studio, Home</w:t>
      </w:r>
      <w:r w:rsidR="00833A6B">
        <w:rPr>
          <w:rFonts w:cstheme="minorHAnsi"/>
          <w:color w:val="000000" w:themeColor="text1"/>
        </w:rPr>
        <w:t xml:space="preserve"> </w:t>
      </w:r>
      <w:r w:rsidR="00833A6B" w:rsidRPr="00833A6B">
        <w:rPr>
          <w:rFonts w:cstheme="minorHAnsi"/>
          <w:color w:val="000000" w:themeColor="text1"/>
        </w:rPr>
        <w:sym w:font="Wingdings" w:char="F0E0"/>
      </w:r>
      <w:r w:rsidR="00D9221B">
        <w:rPr>
          <w:rFonts w:cstheme="minorHAnsi"/>
          <w:color w:val="000000" w:themeColor="text1"/>
        </w:rPr>
        <w:t xml:space="preserve">click </w:t>
      </w:r>
      <w:r w:rsidR="00C67576">
        <w:rPr>
          <w:rFonts w:cstheme="minorHAnsi"/>
          <w:color w:val="000000" w:themeColor="text1"/>
        </w:rPr>
        <w:t>on Ingest,</w:t>
      </w:r>
      <w:r w:rsidR="004E571F">
        <w:rPr>
          <w:rFonts w:cstheme="minorHAnsi"/>
          <w:color w:val="000000" w:themeColor="text1"/>
        </w:rPr>
        <w:t xml:space="preserve"> copy data tool wizard will be </w:t>
      </w:r>
      <w:r w:rsidR="00C67576">
        <w:rPr>
          <w:rFonts w:cstheme="minorHAnsi"/>
          <w:color w:val="000000" w:themeColor="text1"/>
        </w:rPr>
        <w:t>open (</w:t>
      </w:r>
      <w:r w:rsidR="009E05EA">
        <w:rPr>
          <w:rFonts w:cstheme="minorHAnsi"/>
          <w:color w:val="000000" w:themeColor="text1"/>
        </w:rPr>
        <w:t>same wizard as azure synapse)</w:t>
      </w:r>
    </w:p>
    <w:p w14:paraId="19052406" w14:textId="6852541B" w:rsidR="004E571F" w:rsidRDefault="00C67576" w:rsidP="008F2D7E">
      <w:pPr>
        <w:jc w:val="both"/>
        <w:rPr>
          <w:rFonts w:cstheme="minorHAnsi"/>
          <w:color w:val="000000" w:themeColor="text1"/>
        </w:rPr>
      </w:pPr>
      <w:r>
        <w:rPr>
          <w:rFonts w:cstheme="minorHAnsi"/>
          <w:color w:val="000000" w:themeColor="text1"/>
        </w:rPr>
        <w:t>Properties:</w:t>
      </w:r>
      <w:r w:rsidR="00F953A8">
        <w:rPr>
          <w:rFonts w:cstheme="minorHAnsi"/>
          <w:color w:val="000000" w:themeColor="text1"/>
        </w:rPr>
        <w:t xml:space="preserve"> </w:t>
      </w:r>
      <w:r>
        <w:rPr>
          <w:rFonts w:cstheme="minorHAnsi"/>
          <w:color w:val="000000" w:themeColor="text1"/>
        </w:rPr>
        <w:t>select task</w:t>
      </w:r>
      <w:r w:rsidR="00F81162">
        <w:rPr>
          <w:rFonts w:cstheme="minorHAnsi"/>
          <w:color w:val="000000" w:themeColor="text1"/>
        </w:rPr>
        <w:t xml:space="preserve"> </w:t>
      </w:r>
      <w:r>
        <w:rPr>
          <w:rFonts w:cstheme="minorHAnsi"/>
          <w:color w:val="000000" w:themeColor="text1"/>
        </w:rPr>
        <w:t>type: built</w:t>
      </w:r>
      <w:r w:rsidR="00F953A8">
        <w:rPr>
          <w:rFonts w:cstheme="minorHAnsi"/>
          <w:color w:val="000000" w:themeColor="text1"/>
        </w:rPr>
        <w:t xml:space="preserve">-in copy task </w:t>
      </w:r>
      <w:r w:rsidR="0018481B">
        <w:rPr>
          <w:rFonts w:cstheme="minorHAnsi"/>
          <w:color w:val="000000" w:themeColor="text1"/>
        </w:rPr>
        <w:t xml:space="preserve">and task </w:t>
      </w:r>
      <w:r>
        <w:rPr>
          <w:rFonts w:cstheme="minorHAnsi"/>
          <w:color w:val="000000" w:themeColor="text1"/>
        </w:rPr>
        <w:t>schedule:</w:t>
      </w:r>
      <w:r w:rsidR="00F81162">
        <w:rPr>
          <w:rFonts w:cstheme="minorHAnsi"/>
          <w:color w:val="000000" w:themeColor="text1"/>
        </w:rPr>
        <w:t xml:space="preserve"> run once now.</w:t>
      </w:r>
    </w:p>
    <w:p w14:paraId="031C6616" w14:textId="2C1F1E7A" w:rsidR="00E1523F" w:rsidRDefault="00E61AEB" w:rsidP="006D6F1D">
      <w:pPr>
        <w:jc w:val="both"/>
        <w:rPr>
          <w:rFonts w:cstheme="minorHAnsi"/>
          <w:color w:val="000000" w:themeColor="text1"/>
        </w:rPr>
      </w:pPr>
      <w:r>
        <w:rPr>
          <w:rFonts w:cstheme="minorHAnsi"/>
          <w:color w:val="000000" w:themeColor="text1"/>
        </w:rPr>
        <w:t xml:space="preserve">Source: </w:t>
      </w:r>
      <w:r w:rsidR="004C1120">
        <w:rPr>
          <w:rFonts w:cstheme="minorHAnsi"/>
          <w:color w:val="000000" w:themeColor="text1"/>
        </w:rPr>
        <w:t xml:space="preserve">Source </w:t>
      </w:r>
      <w:r w:rsidR="00B44C21">
        <w:rPr>
          <w:rFonts w:cstheme="minorHAnsi"/>
          <w:color w:val="000000" w:themeColor="text1"/>
        </w:rPr>
        <w:t xml:space="preserve">Linked service connection will be established here. </w:t>
      </w:r>
      <w:r>
        <w:rPr>
          <w:rFonts w:cstheme="minorHAnsi"/>
          <w:color w:val="000000" w:themeColor="text1"/>
        </w:rPr>
        <w:t xml:space="preserve">we will create connection on to </w:t>
      </w:r>
      <w:r w:rsidR="00766BCF">
        <w:rPr>
          <w:rFonts w:cstheme="minorHAnsi"/>
          <w:color w:val="000000" w:themeColor="text1"/>
        </w:rPr>
        <w:t xml:space="preserve">our source select source as ADLS and then give Linked Service </w:t>
      </w:r>
      <w:r w:rsidR="004C7EA4">
        <w:rPr>
          <w:rFonts w:cstheme="minorHAnsi"/>
          <w:color w:val="000000" w:themeColor="text1"/>
        </w:rPr>
        <w:t>name,</w:t>
      </w:r>
      <w:r w:rsidR="00766BCF">
        <w:rPr>
          <w:rFonts w:cstheme="minorHAnsi"/>
          <w:color w:val="000000" w:themeColor="text1"/>
        </w:rPr>
        <w:t xml:space="preserve"> select ADLS storage account name, container</w:t>
      </w:r>
      <w:r w:rsidR="00A322EB">
        <w:rPr>
          <w:rFonts w:cstheme="minorHAnsi"/>
          <w:color w:val="000000" w:themeColor="text1"/>
        </w:rPr>
        <w:t xml:space="preserve">/file path and click on </w:t>
      </w:r>
      <w:r w:rsidR="00E1523F">
        <w:rPr>
          <w:rFonts w:cstheme="minorHAnsi"/>
          <w:color w:val="000000" w:themeColor="text1"/>
        </w:rPr>
        <w:t>next, we</w:t>
      </w:r>
      <w:r w:rsidR="00A322EB">
        <w:rPr>
          <w:rFonts w:cstheme="minorHAnsi"/>
          <w:color w:val="000000" w:themeColor="text1"/>
        </w:rPr>
        <w:t xml:space="preserve"> will check source file format </w:t>
      </w:r>
      <w:r w:rsidR="004C7EA4">
        <w:rPr>
          <w:rFonts w:cstheme="minorHAnsi"/>
          <w:color w:val="000000" w:themeColor="text1"/>
        </w:rPr>
        <w:t xml:space="preserve">settings column </w:t>
      </w:r>
      <w:r w:rsidR="00E1523F">
        <w:rPr>
          <w:rFonts w:cstheme="minorHAnsi"/>
          <w:color w:val="000000" w:themeColor="text1"/>
        </w:rPr>
        <w:t>delimiter (</w:t>
      </w:r>
      <w:r w:rsidR="004C7EA4">
        <w:rPr>
          <w:rFonts w:cstheme="minorHAnsi"/>
          <w:color w:val="000000" w:themeColor="text1"/>
        </w:rPr>
        <w:t xml:space="preserve">, separated). </w:t>
      </w:r>
      <w:r w:rsidR="003146F1">
        <w:rPr>
          <w:rFonts w:cstheme="minorHAnsi"/>
          <w:color w:val="000000" w:themeColor="text1"/>
        </w:rPr>
        <w:t>Row delimiter as (new line feed</w:t>
      </w:r>
      <w:r w:rsidR="00E1523F">
        <w:rPr>
          <w:rFonts w:cstheme="minorHAnsi"/>
          <w:color w:val="000000" w:themeColor="text1"/>
        </w:rPr>
        <w:t>),</w:t>
      </w:r>
      <w:r w:rsidR="003146F1">
        <w:rPr>
          <w:rFonts w:cstheme="minorHAnsi"/>
          <w:color w:val="000000" w:themeColor="text1"/>
        </w:rPr>
        <w:t xml:space="preserve"> and first _row as header enable </w:t>
      </w:r>
      <w:r w:rsidR="00E1523F">
        <w:rPr>
          <w:rFonts w:cstheme="minorHAnsi"/>
          <w:color w:val="000000" w:themeColor="text1"/>
        </w:rPr>
        <w:t>it and click on next.</w:t>
      </w:r>
    </w:p>
    <w:p w14:paraId="50F43FB2" w14:textId="02F385FF" w:rsidR="00C67576" w:rsidRDefault="00E1523F" w:rsidP="006D6F1D">
      <w:pPr>
        <w:jc w:val="both"/>
        <w:rPr>
          <w:rFonts w:cstheme="minorHAnsi"/>
          <w:color w:val="000000" w:themeColor="text1"/>
        </w:rPr>
      </w:pPr>
      <w:r>
        <w:rPr>
          <w:rFonts w:cstheme="minorHAnsi"/>
          <w:color w:val="000000" w:themeColor="text1"/>
        </w:rPr>
        <w:t xml:space="preserve">Destination: </w:t>
      </w:r>
      <w:r w:rsidR="003146F1">
        <w:rPr>
          <w:rFonts w:cstheme="minorHAnsi"/>
          <w:color w:val="000000" w:themeColor="text1"/>
        </w:rPr>
        <w:t xml:space="preserve"> </w:t>
      </w:r>
      <w:r w:rsidR="004C1120">
        <w:rPr>
          <w:rFonts w:cstheme="minorHAnsi"/>
          <w:color w:val="000000" w:themeColor="text1"/>
        </w:rPr>
        <w:t xml:space="preserve">Destination linked service will be created here. We will </w:t>
      </w:r>
      <w:r w:rsidR="00C37D70">
        <w:rPr>
          <w:rFonts w:cstheme="minorHAnsi"/>
          <w:color w:val="000000" w:themeColor="text1"/>
        </w:rPr>
        <w:t>create connection on to destination</w:t>
      </w:r>
      <w:r w:rsidR="008C4014">
        <w:rPr>
          <w:rFonts w:cstheme="minorHAnsi"/>
          <w:color w:val="000000" w:themeColor="text1"/>
        </w:rPr>
        <w:t xml:space="preserve">. Enter synapse workspace name for </w:t>
      </w:r>
      <w:r w:rsidR="00F66EE2">
        <w:rPr>
          <w:rFonts w:cstheme="minorHAnsi"/>
          <w:color w:val="000000" w:themeColor="text1"/>
        </w:rPr>
        <w:t xml:space="preserve">Name </w:t>
      </w:r>
      <w:r w:rsidR="006D6F1D">
        <w:rPr>
          <w:rFonts w:cstheme="minorHAnsi"/>
          <w:color w:val="000000" w:themeColor="text1"/>
        </w:rPr>
        <w:t>field,</w:t>
      </w:r>
      <w:r w:rsidR="00987D98">
        <w:rPr>
          <w:rFonts w:cstheme="minorHAnsi"/>
          <w:color w:val="000000" w:themeColor="text1"/>
        </w:rPr>
        <w:t xml:space="preserve"> enter server </w:t>
      </w:r>
      <w:r w:rsidR="006D6F1D">
        <w:rPr>
          <w:rFonts w:cstheme="minorHAnsi"/>
          <w:color w:val="000000" w:themeColor="text1"/>
        </w:rPr>
        <w:t>name (</w:t>
      </w:r>
      <w:r w:rsidR="00987D98">
        <w:rPr>
          <w:rFonts w:cstheme="minorHAnsi"/>
          <w:color w:val="000000" w:themeColor="text1"/>
        </w:rPr>
        <w:t>Dedicated SQL pool end point)</w:t>
      </w:r>
      <w:r w:rsidR="0036243C">
        <w:rPr>
          <w:rFonts w:cstheme="minorHAnsi"/>
          <w:color w:val="000000" w:themeColor="text1"/>
        </w:rPr>
        <w:t xml:space="preserve">, </w:t>
      </w:r>
      <w:proofErr w:type="spellStart"/>
      <w:r w:rsidR="0036243C">
        <w:rPr>
          <w:rFonts w:cstheme="minorHAnsi"/>
          <w:color w:val="000000" w:themeColor="text1"/>
        </w:rPr>
        <w:t>db</w:t>
      </w:r>
      <w:proofErr w:type="spellEnd"/>
      <w:r w:rsidR="0036243C">
        <w:rPr>
          <w:rFonts w:cstheme="minorHAnsi"/>
          <w:color w:val="000000" w:themeColor="text1"/>
        </w:rPr>
        <w:t xml:space="preserve"> name, </w:t>
      </w:r>
      <w:r w:rsidR="006D6F1D">
        <w:rPr>
          <w:rFonts w:cstheme="minorHAnsi"/>
          <w:color w:val="000000" w:themeColor="text1"/>
        </w:rPr>
        <w:t>username</w:t>
      </w:r>
      <w:r w:rsidR="001F78C0">
        <w:rPr>
          <w:rFonts w:cstheme="minorHAnsi"/>
          <w:color w:val="000000" w:themeColor="text1"/>
        </w:rPr>
        <w:t xml:space="preserve"> and </w:t>
      </w:r>
      <w:r w:rsidR="006D6F1D">
        <w:rPr>
          <w:rFonts w:cstheme="minorHAnsi"/>
          <w:color w:val="000000" w:themeColor="text1"/>
        </w:rPr>
        <w:t>password,</w:t>
      </w:r>
      <w:r w:rsidR="001F78C0">
        <w:rPr>
          <w:rFonts w:cstheme="minorHAnsi"/>
          <w:color w:val="000000" w:themeColor="text1"/>
        </w:rPr>
        <w:t xml:space="preserve"> test connection and create connection. </w:t>
      </w:r>
      <w:r w:rsidR="00C62498">
        <w:rPr>
          <w:rFonts w:cstheme="minorHAnsi"/>
          <w:color w:val="000000" w:themeColor="text1"/>
        </w:rPr>
        <w:t xml:space="preserve">We will choose now target table where data should be </w:t>
      </w:r>
      <w:r w:rsidR="006D6F1D">
        <w:rPr>
          <w:rFonts w:cstheme="minorHAnsi"/>
          <w:color w:val="000000" w:themeColor="text1"/>
        </w:rPr>
        <w:t>uploaded.</w:t>
      </w:r>
      <w:r w:rsidR="00C62498">
        <w:rPr>
          <w:rFonts w:cstheme="minorHAnsi"/>
          <w:color w:val="000000" w:themeColor="text1"/>
        </w:rPr>
        <w:t xml:space="preserve"> </w:t>
      </w:r>
      <w:r w:rsidR="00A25918">
        <w:rPr>
          <w:rFonts w:cstheme="minorHAnsi"/>
          <w:color w:val="000000" w:themeColor="text1"/>
        </w:rPr>
        <w:t xml:space="preserve">click on next. In destination </w:t>
      </w:r>
      <w:r w:rsidR="006D6F1D">
        <w:rPr>
          <w:rFonts w:cstheme="minorHAnsi"/>
          <w:color w:val="000000" w:themeColor="text1"/>
        </w:rPr>
        <w:t>settings,</w:t>
      </w:r>
      <w:r w:rsidR="00A25918">
        <w:rPr>
          <w:rFonts w:cstheme="minorHAnsi"/>
          <w:color w:val="000000" w:themeColor="text1"/>
        </w:rPr>
        <w:t xml:space="preserve"> column mapping will be done. </w:t>
      </w:r>
    </w:p>
    <w:p w14:paraId="3415616B" w14:textId="584263D1" w:rsidR="007E2B5C" w:rsidRDefault="007E2B5C" w:rsidP="006D6F1D">
      <w:pPr>
        <w:jc w:val="both"/>
        <w:rPr>
          <w:rFonts w:cstheme="minorHAnsi"/>
          <w:color w:val="000000" w:themeColor="text1"/>
        </w:rPr>
      </w:pPr>
      <w:r>
        <w:rPr>
          <w:rFonts w:cstheme="minorHAnsi"/>
          <w:color w:val="000000" w:themeColor="text1"/>
        </w:rPr>
        <w:t>For time column in</w:t>
      </w:r>
      <w:r w:rsidR="002E48F0">
        <w:rPr>
          <w:rFonts w:cstheme="minorHAnsi"/>
          <w:color w:val="000000" w:themeColor="text1"/>
        </w:rPr>
        <w:t xml:space="preserve"> source</w:t>
      </w:r>
      <w:r>
        <w:rPr>
          <w:rFonts w:cstheme="minorHAnsi"/>
          <w:color w:val="000000" w:themeColor="text1"/>
        </w:rPr>
        <w:t xml:space="preserve"> csv </w:t>
      </w:r>
      <w:r w:rsidR="00094B52">
        <w:rPr>
          <w:rFonts w:cstheme="minorHAnsi"/>
          <w:color w:val="000000" w:themeColor="text1"/>
        </w:rPr>
        <w:t>file,</w:t>
      </w:r>
      <w:r>
        <w:rPr>
          <w:rFonts w:cstheme="minorHAnsi"/>
          <w:color w:val="000000" w:themeColor="text1"/>
        </w:rPr>
        <w:t xml:space="preserve"> it is of string type. </w:t>
      </w:r>
      <w:r w:rsidR="00094B52">
        <w:rPr>
          <w:rFonts w:cstheme="minorHAnsi"/>
          <w:color w:val="000000" w:themeColor="text1"/>
        </w:rPr>
        <w:t>For Destination column</w:t>
      </w:r>
      <w:r w:rsidR="002E48F0">
        <w:rPr>
          <w:rFonts w:cstheme="minorHAnsi"/>
          <w:color w:val="000000" w:themeColor="text1"/>
        </w:rPr>
        <w:t>(</w:t>
      </w:r>
      <w:r w:rsidR="00E8167E">
        <w:rPr>
          <w:rFonts w:cstheme="minorHAnsi"/>
          <w:color w:val="000000" w:themeColor="text1"/>
        </w:rPr>
        <w:t>time) data</w:t>
      </w:r>
      <w:r w:rsidR="00094B52">
        <w:rPr>
          <w:rFonts w:cstheme="minorHAnsi"/>
          <w:color w:val="000000" w:themeColor="text1"/>
        </w:rPr>
        <w:t xml:space="preserve"> type is of datetime. </w:t>
      </w:r>
    </w:p>
    <w:p w14:paraId="14A163CD" w14:textId="14009AB5" w:rsidR="008D0DCD" w:rsidRDefault="008D0DCD" w:rsidP="006D6F1D">
      <w:pPr>
        <w:jc w:val="both"/>
        <w:rPr>
          <w:rFonts w:cstheme="minorHAnsi"/>
          <w:color w:val="000000" w:themeColor="text1"/>
        </w:rPr>
      </w:pPr>
      <w:r>
        <w:rPr>
          <w:rFonts w:cstheme="minorHAnsi"/>
          <w:color w:val="000000" w:themeColor="text1"/>
        </w:rPr>
        <w:t xml:space="preserve">Settings: Enter pipeline </w:t>
      </w:r>
      <w:r w:rsidR="00E8167E">
        <w:rPr>
          <w:rFonts w:cstheme="minorHAnsi"/>
          <w:color w:val="000000" w:themeColor="text1"/>
        </w:rPr>
        <w:t>name,</w:t>
      </w:r>
      <w:r>
        <w:rPr>
          <w:rFonts w:cstheme="minorHAnsi"/>
          <w:color w:val="000000" w:themeColor="text1"/>
        </w:rPr>
        <w:t xml:space="preserve"> select loading method (Bulk Insert</w:t>
      </w:r>
      <w:r w:rsidR="00E8167E">
        <w:rPr>
          <w:rFonts w:cstheme="minorHAnsi"/>
          <w:color w:val="000000" w:themeColor="text1"/>
        </w:rPr>
        <w:t>), click</w:t>
      </w:r>
      <w:r w:rsidR="002C133C">
        <w:rPr>
          <w:rFonts w:cstheme="minorHAnsi"/>
          <w:color w:val="000000" w:themeColor="text1"/>
        </w:rPr>
        <w:t xml:space="preserve"> on </w:t>
      </w:r>
      <w:r w:rsidR="00E8167E">
        <w:rPr>
          <w:rFonts w:cstheme="minorHAnsi"/>
          <w:color w:val="000000" w:themeColor="text1"/>
        </w:rPr>
        <w:t>next and</w:t>
      </w:r>
      <w:r w:rsidR="002C133C">
        <w:rPr>
          <w:rFonts w:cstheme="minorHAnsi"/>
          <w:color w:val="000000" w:themeColor="text1"/>
        </w:rPr>
        <w:t xml:space="preserve"> pipeline will be created. </w:t>
      </w:r>
    </w:p>
    <w:p w14:paraId="538C5E73" w14:textId="614A76EE" w:rsidR="001A7D63" w:rsidRDefault="001A7D63" w:rsidP="006D6F1D">
      <w:pPr>
        <w:jc w:val="both"/>
        <w:rPr>
          <w:rFonts w:cstheme="minorHAnsi"/>
          <w:color w:val="000000" w:themeColor="text1"/>
        </w:rPr>
      </w:pPr>
      <w:r>
        <w:rPr>
          <w:rFonts w:cstheme="minorHAnsi"/>
          <w:color w:val="000000" w:themeColor="text1"/>
        </w:rPr>
        <w:t xml:space="preserve">Monitor </w:t>
      </w:r>
      <w:r w:rsidRPr="001A7D63">
        <w:rPr>
          <w:rFonts w:cstheme="minorHAnsi"/>
          <w:color w:val="000000" w:themeColor="text1"/>
        </w:rPr>
        <w:sym w:font="Wingdings" w:char="F0E0"/>
      </w:r>
      <w:r>
        <w:rPr>
          <w:rFonts w:cstheme="minorHAnsi"/>
          <w:color w:val="000000" w:themeColor="text1"/>
        </w:rPr>
        <w:t xml:space="preserve"> </w:t>
      </w:r>
      <w:r w:rsidR="00187AEB">
        <w:rPr>
          <w:rFonts w:cstheme="minorHAnsi"/>
          <w:color w:val="000000" w:themeColor="text1"/>
        </w:rPr>
        <w:t>Pipeline runs</w:t>
      </w:r>
      <w:r w:rsidR="00187AEB" w:rsidRPr="00187AEB">
        <w:rPr>
          <w:rFonts w:cstheme="minorHAnsi"/>
          <w:color w:val="000000" w:themeColor="text1"/>
        </w:rPr>
        <w:sym w:font="Wingdings" w:char="F0E0"/>
      </w:r>
      <w:r w:rsidR="00187AEB">
        <w:rPr>
          <w:rFonts w:cstheme="minorHAnsi"/>
          <w:color w:val="000000" w:themeColor="text1"/>
        </w:rPr>
        <w:t xml:space="preserve"> we can see pipeline run succeeded or not. </w:t>
      </w:r>
    </w:p>
    <w:p w14:paraId="19770C86" w14:textId="760F8357" w:rsidR="00187AEB" w:rsidRDefault="0066002A" w:rsidP="006D6F1D">
      <w:pPr>
        <w:jc w:val="both"/>
        <w:rPr>
          <w:rFonts w:cstheme="minorHAnsi"/>
          <w:color w:val="000000" w:themeColor="text1"/>
        </w:rPr>
      </w:pPr>
      <w:r>
        <w:rPr>
          <w:rFonts w:cstheme="minorHAnsi"/>
          <w:color w:val="000000" w:themeColor="text1"/>
        </w:rPr>
        <w:t xml:space="preserve">Author </w:t>
      </w:r>
      <w:r w:rsidRPr="0066002A">
        <w:rPr>
          <w:rFonts w:cstheme="minorHAnsi"/>
          <w:color w:val="000000" w:themeColor="text1"/>
        </w:rPr>
        <w:sym w:font="Wingdings" w:char="F0E0"/>
      </w:r>
      <w:r>
        <w:rPr>
          <w:rFonts w:cstheme="minorHAnsi"/>
          <w:color w:val="000000" w:themeColor="text1"/>
        </w:rPr>
        <w:t xml:space="preserve"> pipeline </w:t>
      </w:r>
      <w:r w:rsidRPr="0066002A">
        <w:rPr>
          <w:rFonts w:cstheme="minorHAnsi"/>
          <w:color w:val="000000" w:themeColor="text1"/>
        </w:rPr>
        <w:sym w:font="Wingdings" w:char="F0E0"/>
      </w:r>
      <w:r>
        <w:rPr>
          <w:rFonts w:cstheme="minorHAnsi"/>
          <w:color w:val="000000" w:themeColor="text1"/>
        </w:rPr>
        <w:t xml:space="preserve"> </w:t>
      </w:r>
      <w:r w:rsidR="00BE4D92">
        <w:rPr>
          <w:rFonts w:cstheme="minorHAnsi"/>
          <w:color w:val="000000" w:themeColor="text1"/>
        </w:rPr>
        <w:t xml:space="preserve">we will have created pipelines here. If we click on pipeline name </w:t>
      </w:r>
      <w:r w:rsidR="00CA680B">
        <w:rPr>
          <w:rFonts w:cstheme="minorHAnsi"/>
          <w:color w:val="000000" w:themeColor="text1"/>
        </w:rPr>
        <w:t>(Copy-To-</w:t>
      </w:r>
      <w:proofErr w:type="spellStart"/>
      <w:r w:rsidR="00CA680B">
        <w:rPr>
          <w:rFonts w:cstheme="minorHAnsi"/>
          <w:color w:val="000000" w:themeColor="text1"/>
        </w:rPr>
        <w:t>logdata</w:t>
      </w:r>
      <w:proofErr w:type="spellEnd"/>
      <w:r w:rsidR="00CA680B">
        <w:rPr>
          <w:rFonts w:cstheme="minorHAnsi"/>
          <w:color w:val="000000" w:themeColor="text1"/>
        </w:rPr>
        <w:t>)</w:t>
      </w:r>
      <w:r w:rsidR="00E07E76">
        <w:rPr>
          <w:rFonts w:cstheme="minorHAnsi"/>
          <w:color w:val="000000" w:themeColor="text1"/>
        </w:rPr>
        <w:t xml:space="preserve">, we can see activities </w:t>
      </w:r>
      <w:r w:rsidR="00E8167E">
        <w:rPr>
          <w:rFonts w:cstheme="minorHAnsi"/>
          <w:color w:val="000000" w:themeColor="text1"/>
        </w:rPr>
        <w:t>there,</w:t>
      </w:r>
      <w:r w:rsidR="00B20219">
        <w:rPr>
          <w:rFonts w:cstheme="minorHAnsi"/>
          <w:color w:val="000000" w:themeColor="text1"/>
        </w:rPr>
        <w:t xml:space="preserve"> we will see different categories when it comes </w:t>
      </w:r>
      <w:r w:rsidR="002943D8">
        <w:rPr>
          <w:rFonts w:cstheme="minorHAnsi"/>
          <w:color w:val="000000" w:themeColor="text1"/>
        </w:rPr>
        <w:t xml:space="preserve">onto activities that we can actually drag on to canvas </w:t>
      </w:r>
      <w:r w:rsidR="00260AD2">
        <w:rPr>
          <w:rFonts w:cstheme="minorHAnsi"/>
          <w:color w:val="000000" w:themeColor="text1"/>
        </w:rPr>
        <w:t xml:space="preserve">to build our </w:t>
      </w:r>
      <w:r w:rsidR="00E8167E">
        <w:rPr>
          <w:rFonts w:cstheme="minorHAnsi"/>
          <w:color w:val="000000" w:themeColor="text1"/>
        </w:rPr>
        <w:t>pipelines.</w:t>
      </w:r>
      <w:r w:rsidR="00260AD2">
        <w:rPr>
          <w:rFonts w:cstheme="minorHAnsi"/>
          <w:color w:val="000000" w:themeColor="text1"/>
        </w:rPr>
        <w:t xml:space="preserve"> </w:t>
      </w:r>
      <w:r w:rsidR="00FF1DA8">
        <w:rPr>
          <w:rFonts w:cstheme="minorHAnsi"/>
          <w:color w:val="000000" w:themeColor="text1"/>
        </w:rPr>
        <w:t xml:space="preserve">If I choose activity in the </w:t>
      </w:r>
      <w:r w:rsidR="00E8167E">
        <w:rPr>
          <w:rFonts w:cstheme="minorHAnsi"/>
          <w:color w:val="000000" w:themeColor="text1"/>
        </w:rPr>
        <w:t>canvas,</w:t>
      </w:r>
      <w:r w:rsidR="00FF1DA8">
        <w:rPr>
          <w:rFonts w:cstheme="minorHAnsi"/>
          <w:color w:val="000000" w:themeColor="text1"/>
        </w:rPr>
        <w:t xml:space="preserve"> we will see settings at the bottom</w:t>
      </w:r>
      <w:r w:rsidR="00846EAF">
        <w:rPr>
          <w:rFonts w:cstheme="minorHAnsi"/>
          <w:color w:val="000000" w:themeColor="text1"/>
        </w:rPr>
        <w:t>.</w:t>
      </w:r>
    </w:p>
    <w:p w14:paraId="08707E8E" w14:textId="77777777" w:rsidR="009013E6" w:rsidRDefault="00F72106" w:rsidP="006D6F1D">
      <w:pPr>
        <w:jc w:val="both"/>
        <w:rPr>
          <w:rFonts w:cstheme="minorHAnsi"/>
          <w:color w:val="000000" w:themeColor="text1"/>
        </w:rPr>
      </w:pPr>
      <w:r>
        <w:rPr>
          <w:rFonts w:cstheme="minorHAnsi"/>
          <w:color w:val="000000" w:themeColor="text1"/>
        </w:rPr>
        <w:t>Author</w:t>
      </w:r>
      <w:r w:rsidRPr="00F72106">
        <w:rPr>
          <w:rFonts w:cstheme="minorHAnsi"/>
          <w:color w:val="000000" w:themeColor="text1"/>
        </w:rPr>
        <w:sym w:font="Wingdings" w:char="F0E0"/>
      </w:r>
      <w:r>
        <w:rPr>
          <w:rFonts w:cstheme="minorHAnsi"/>
          <w:color w:val="000000" w:themeColor="text1"/>
        </w:rPr>
        <w:t xml:space="preserve"> Datasets </w:t>
      </w:r>
      <w:r w:rsidRPr="00F72106">
        <w:rPr>
          <w:rFonts w:cstheme="minorHAnsi"/>
          <w:color w:val="000000" w:themeColor="text1"/>
        </w:rPr>
        <w:sym w:font="Wingdings" w:char="F0E0"/>
      </w:r>
      <w:r>
        <w:rPr>
          <w:rFonts w:cstheme="minorHAnsi"/>
          <w:color w:val="000000" w:themeColor="text1"/>
        </w:rPr>
        <w:t xml:space="preserve"> we will see 2 datasets here source datasets and destination datasets </w:t>
      </w:r>
      <w:r w:rsidR="00E05E17">
        <w:rPr>
          <w:rFonts w:cstheme="minorHAnsi"/>
          <w:color w:val="000000" w:themeColor="text1"/>
        </w:rPr>
        <w:t>which points out to source data and destination data</w:t>
      </w:r>
      <w:r w:rsidR="00C41FA2">
        <w:rPr>
          <w:rFonts w:cstheme="minorHAnsi"/>
          <w:color w:val="000000" w:themeColor="text1"/>
        </w:rPr>
        <w:t>.</w:t>
      </w:r>
    </w:p>
    <w:p w14:paraId="1623932C" w14:textId="0C387AF4" w:rsidR="00846EAF" w:rsidRDefault="00D539CD" w:rsidP="006D6F1D">
      <w:pPr>
        <w:jc w:val="both"/>
        <w:rPr>
          <w:rFonts w:cstheme="minorHAnsi"/>
          <w:color w:val="000000" w:themeColor="text1"/>
        </w:rPr>
      </w:pPr>
      <w:r>
        <w:rPr>
          <w:rFonts w:cstheme="minorHAnsi"/>
          <w:color w:val="000000" w:themeColor="text1"/>
        </w:rPr>
        <w:t xml:space="preserve">Manage </w:t>
      </w:r>
      <w:r w:rsidRPr="00D539CD">
        <w:rPr>
          <w:rFonts w:cstheme="minorHAnsi"/>
          <w:color w:val="000000" w:themeColor="text1"/>
        </w:rPr>
        <w:sym w:font="Wingdings" w:char="F0E0"/>
      </w:r>
      <w:r>
        <w:rPr>
          <w:rFonts w:cstheme="minorHAnsi"/>
          <w:color w:val="000000" w:themeColor="text1"/>
        </w:rPr>
        <w:t xml:space="preserve"> Linked services </w:t>
      </w:r>
      <w:r w:rsidR="00530686" w:rsidRPr="00530686">
        <w:rPr>
          <w:rFonts w:cstheme="minorHAnsi"/>
          <w:color w:val="000000" w:themeColor="text1"/>
        </w:rPr>
        <w:sym w:font="Wingdings" w:char="F0E0"/>
      </w:r>
      <w:r w:rsidR="00530686">
        <w:rPr>
          <w:rFonts w:cstheme="minorHAnsi"/>
          <w:color w:val="000000" w:themeColor="text1"/>
        </w:rPr>
        <w:t xml:space="preserve"> we can see source and destination linked services here. </w:t>
      </w:r>
      <w:r w:rsidR="00E05E17">
        <w:rPr>
          <w:rFonts w:cstheme="minorHAnsi"/>
          <w:color w:val="000000" w:themeColor="text1"/>
        </w:rPr>
        <w:t xml:space="preserve"> </w:t>
      </w:r>
    </w:p>
    <w:p w14:paraId="7176F2A9" w14:textId="77777777" w:rsidR="00E8167E" w:rsidRDefault="00E8167E" w:rsidP="006D6F1D">
      <w:pPr>
        <w:jc w:val="both"/>
        <w:rPr>
          <w:rFonts w:cstheme="minorHAnsi"/>
          <w:color w:val="000000" w:themeColor="text1"/>
        </w:rPr>
      </w:pPr>
    </w:p>
    <w:p w14:paraId="18FD9B8B" w14:textId="00F01CB3" w:rsidR="00E8167E" w:rsidRDefault="00E8167E" w:rsidP="006D6F1D">
      <w:pPr>
        <w:jc w:val="both"/>
        <w:rPr>
          <w:rFonts w:cstheme="minorHAnsi"/>
          <w:b/>
          <w:bCs/>
          <w:color w:val="FF0000"/>
        </w:rPr>
      </w:pPr>
      <w:r w:rsidRPr="00E8167E">
        <w:rPr>
          <w:rFonts w:cstheme="minorHAnsi"/>
          <w:b/>
          <w:bCs/>
          <w:color w:val="FF0000"/>
        </w:rPr>
        <w:lastRenderedPageBreak/>
        <w:t>COPYING DATA FROM CSV TO PARQUET:</w:t>
      </w:r>
    </w:p>
    <w:p w14:paraId="0D23EEA1" w14:textId="20FD1588" w:rsidR="0003647B" w:rsidRDefault="00321661" w:rsidP="006D6F1D">
      <w:pPr>
        <w:jc w:val="both"/>
        <w:rPr>
          <w:rFonts w:cstheme="minorHAnsi"/>
          <w:color w:val="000000" w:themeColor="text1"/>
        </w:rPr>
      </w:pPr>
      <w:r>
        <w:rPr>
          <w:rFonts w:cstheme="minorHAnsi"/>
          <w:color w:val="000000" w:themeColor="text1"/>
        </w:rPr>
        <w:t xml:space="preserve">We can also create pipeline in another way, go to Author </w:t>
      </w:r>
      <w:r w:rsidRPr="00321661">
        <w:rPr>
          <w:rFonts w:cstheme="minorHAnsi"/>
          <w:color w:val="000000" w:themeColor="text1"/>
        </w:rPr>
        <w:sym w:font="Wingdings" w:char="F0E0"/>
      </w:r>
      <w:r>
        <w:rPr>
          <w:rFonts w:cstheme="minorHAnsi"/>
          <w:color w:val="000000" w:themeColor="text1"/>
        </w:rPr>
        <w:t xml:space="preserve"> Pipeline </w:t>
      </w:r>
      <w:r w:rsidRPr="00321661">
        <w:rPr>
          <w:rFonts w:cstheme="minorHAnsi"/>
          <w:color w:val="000000" w:themeColor="text1"/>
        </w:rPr>
        <w:sym w:font="Wingdings" w:char="F0E0"/>
      </w:r>
      <w:r>
        <w:rPr>
          <w:rFonts w:cstheme="minorHAnsi"/>
          <w:color w:val="000000" w:themeColor="text1"/>
        </w:rPr>
        <w:t xml:space="preserve"> click on + </w:t>
      </w:r>
      <w:r w:rsidRPr="00321661">
        <w:rPr>
          <w:rFonts w:cstheme="minorHAnsi"/>
          <w:color w:val="000000" w:themeColor="text1"/>
        </w:rPr>
        <w:sym w:font="Wingdings" w:char="F0E0"/>
      </w:r>
      <w:r>
        <w:rPr>
          <w:rFonts w:cstheme="minorHAnsi"/>
          <w:color w:val="000000" w:themeColor="text1"/>
        </w:rPr>
        <w:t xml:space="preserve"> Create Pipeline </w:t>
      </w:r>
      <w:r w:rsidRPr="00321661">
        <w:rPr>
          <w:rFonts w:cstheme="minorHAnsi"/>
          <w:color w:val="000000" w:themeColor="text1"/>
        </w:rPr>
        <w:sym w:font="Wingdings" w:char="F0E0"/>
      </w:r>
      <w:r>
        <w:rPr>
          <w:rFonts w:cstheme="minorHAnsi"/>
          <w:color w:val="000000" w:themeColor="text1"/>
        </w:rPr>
        <w:t xml:space="preserve"> </w:t>
      </w:r>
      <w:r w:rsidR="00C14592">
        <w:rPr>
          <w:rFonts w:cstheme="minorHAnsi"/>
          <w:color w:val="000000" w:themeColor="text1"/>
        </w:rPr>
        <w:t xml:space="preserve">enter pipeline </w:t>
      </w:r>
      <w:r w:rsidR="00CC4862">
        <w:rPr>
          <w:rFonts w:cstheme="minorHAnsi"/>
          <w:color w:val="000000" w:themeColor="text1"/>
        </w:rPr>
        <w:t>name (Copy-to-Parquet</w:t>
      </w:r>
      <w:r w:rsidR="0040747C">
        <w:rPr>
          <w:rFonts w:cstheme="minorHAnsi"/>
          <w:color w:val="000000" w:themeColor="text1"/>
        </w:rPr>
        <w:t>)</w:t>
      </w:r>
      <w:r w:rsidR="00C14592">
        <w:rPr>
          <w:rFonts w:cstheme="minorHAnsi"/>
          <w:color w:val="000000" w:themeColor="text1"/>
        </w:rPr>
        <w:t xml:space="preserve"> at RHS and hide properties by clicking on properties </w:t>
      </w:r>
      <w:r w:rsidR="0040747C">
        <w:rPr>
          <w:rFonts w:cstheme="minorHAnsi"/>
          <w:color w:val="000000" w:themeColor="text1"/>
        </w:rPr>
        <w:t>icon.</w:t>
      </w:r>
      <w:r w:rsidR="00C14592">
        <w:rPr>
          <w:rFonts w:cstheme="minorHAnsi"/>
          <w:color w:val="000000" w:themeColor="text1"/>
        </w:rPr>
        <w:t xml:space="preserve"> </w:t>
      </w:r>
      <w:r w:rsidR="001C2AF4">
        <w:rPr>
          <w:rFonts w:cstheme="minorHAnsi"/>
          <w:color w:val="000000" w:themeColor="text1"/>
        </w:rPr>
        <w:t xml:space="preserve">Now </w:t>
      </w:r>
      <w:r w:rsidR="002C1BA4">
        <w:rPr>
          <w:rFonts w:cstheme="minorHAnsi"/>
          <w:color w:val="000000" w:themeColor="text1"/>
        </w:rPr>
        <w:t>select</w:t>
      </w:r>
      <w:r w:rsidR="0040747C">
        <w:rPr>
          <w:rFonts w:cstheme="minorHAnsi"/>
          <w:color w:val="000000" w:themeColor="text1"/>
        </w:rPr>
        <w:t xml:space="preserve"> our created pipeline (</w:t>
      </w:r>
      <w:r w:rsidR="00CC4862">
        <w:rPr>
          <w:rFonts w:cstheme="minorHAnsi"/>
          <w:color w:val="000000" w:themeColor="text1"/>
        </w:rPr>
        <w:t>Copy-to-Parquet</w:t>
      </w:r>
      <w:r w:rsidR="00974269">
        <w:rPr>
          <w:rFonts w:cstheme="minorHAnsi"/>
          <w:color w:val="000000" w:themeColor="text1"/>
        </w:rPr>
        <w:t>), In</w:t>
      </w:r>
      <w:r w:rsidR="00741248">
        <w:rPr>
          <w:rFonts w:cstheme="minorHAnsi"/>
          <w:color w:val="000000" w:themeColor="text1"/>
        </w:rPr>
        <w:t xml:space="preserve"> </w:t>
      </w:r>
      <w:r w:rsidR="0040747C">
        <w:rPr>
          <w:rFonts w:cstheme="minorHAnsi"/>
          <w:color w:val="000000" w:themeColor="text1"/>
        </w:rPr>
        <w:t>Move</w:t>
      </w:r>
      <w:r w:rsidR="002C1BA4">
        <w:rPr>
          <w:rFonts w:cstheme="minorHAnsi"/>
          <w:color w:val="000000" w:themeColor="text1"/>
        </w:rPr>
        <w:t xml:space="preserve"> &amp; Transform Activity</w:t>
      </w:r>
      <w:r w:rsidR="00B5739D">
        <w:rPr>
          <w:rFonts w:cstheme="minorHAnsi"/>
          <w:color w:val="000000" w:themeColor="text1"/>
        </w:rPr>
        <w:t xml:space="preserve"> </w:t>
      </w:r>
      <w:r w:rsidR="00B5739D" w:rsidRPr="00B5739D">
        <w:rPr>
          <w:rFonts w:cstheme="minorHAnsi"/>
          <w:color w:val="000000" w:themeColor="text1"/>
        </w:rPr>
        <w:sym w:font="Wingdings" w:char="F0E0"/>
      </w:r>
      <w:r w:rsidR="00B5739D">
        <w:rPr>
          <w:rFonts w:cstheme="minorHAnsi"/>
          <w:color w:val="000000" w:themeColor="text1"/>
        </w:rPr>
        <w:t xml:space="preserve"> drag copy data</w:t>
      </w:r>
      <w:r w:rsidR="003707A8">
        <w:rPr>
          <w:rFonts w:cstheme="minorHAnsi"/>
          <w:color w:val="000000" w:themeColor="text1"/>
        </w:rPr>
        <w:t xml:space="preserve"> </w:t>
      </w:r>
      <w:r w:rsidR="00FE3062">
        <w:rPr>
          <w:rFonts w:cstheme="minorHAnsi"/>
          <w:color w:val="000000" w:themeColor="text1"/>
        </w:rPr>
        <w:t>activity to</w:t>
      </w:r>
      <w:r w:rsidR="00B5739D">
        <w:rPr>
          <w:rFonts w:cstheme="minorHAnsi"/>
          <w:color w:val="000000" w:themeColor="text1"/>
        </w:rPr>
        <w:t xml:space="preserve"> </w:t>
      </w:r>
      <w:r w:rsidR="00FE3062">
        <w:rPr>
          <w:rFonts w:cstheme="minorHAnsi"/>
          <w:color w:val="000000" w:themeColor="text1"/>
        </w:rPr>
        <w:t>canvas.</w:t>
      </w:r>
      <w:r w:rsidR="004E6F39">
        <w:rPr>
          <w:rFonts w:cstheme="minorHAnsi"/>
          <w:color w:val="000000" w:themeColor="text1"/>
        </w:rPr>
        <w:t xml:space="preserve"> </w:t>
      </w:r>
      <w:r w:rsidR="0003647B">
        <w:rPr>
          <w:rFonts w:cstheme="minorHAnsi"/>
          <w:color w:val="000000" w:themeColor="text1"/>
        </w:rPr>
        <w:t xml:space="preserve">Now in </w:t>
      </w:r>
    </w:p>
    <w:p w14:paraId="7A7ED5C2" w14:textId="569CB054" w:rsidR="0003647B" w:rsidRDefault="0003647B" w:rsidP="006D6F1D">
      <w:pPr>
        <w:jc w:val="both"/>
        <w:rPr>
          <w:rFonts w:cstheme="minorHAnsi"/>
          <w:color w:val="000000" w:themeColor="text1"/>
        </w:rPr>
      </w:pPr>
      <w:r>
        <w:rPr>
          <w:rFonts w:cstheme="minorHAnsi"/>
          <w:color w:val="000000" w:themeColor="text1"/>
        </w:rPr>
        <w:t xml:space="preserve">General Tab: </w:t>
      </w:r>
    </w:p>
    <w:p w14:paraId="384A7C1A" w14:textId="639E4A5D" w:rsidR="0003647B" w:rsidRDefault="0003647B" w:rsidP="006D6F1D">
      <w:pPr>
        <w:jc w:val="both"/>
        <w:rPr>
          <w:rFonts w:cstheme="minorHAnsi"/>
          <w:color w:val="000000" w:themeColor="text1"/>
        </w:rPr>
      </w:pPr>
      <w:r>
        <w:rPr>
          <w:rFonts w:cstheme="minorHAnsi"/>
          <w:color w:val="000000" w:themeColor="text1"/>
        </w:rPr>
        <w:t xml:space="preserve">Name: Give name to copy data activity </w:t>
      </w:r>
      <w:r w:rsidR="00974269">
        <w:rPr>
          <w:rFonts w:cstheme="minorHAnsi"/>
          <w:color w:val="000000" w:themeColor="text1"/>
        </w:rPr>
        <w:t>(</w:t>
      </w:r>
      <w:proofErr w:type="spellStart"/>
      <w:r w:rsidR="00974269">
        <w:rPr>
          <w:rFonts w:cstheme="minorHAnsi"/>
          <w:color w:val="000000" w:themeColor="text1"/>
        </w:rPr>
        <w:t>Copydatatoparquet</w:t>
      </w:r>
      <w:proofErr w:type="spellEnd"/>
      <w:r w:rsidR="00974269">
        <w:rPr>
          <w:rFonts w:cstheme="minorHAnsi"/>
          <w:color w:val="000000" w:themeColor="text1"/>
        </w:rPr>
        <w:t>)</w:t>
      </w:r>
    </w:p>
    <w:p w14:paraId="46B7D6CA" w14:textId="0484A9C4" w:rsidR="007E002B" w:rsidRDefault="007E002B" w:rsidP="006D6F1D">
      <w:pPr>
        <w:jc w:val="both"/>
        <w:rPr>
          <w:rFonts w:cstheme="minorHAnsi"/>
          <w:color w:val="000000" w:themeColor="text1"/>
        </w:rPr>
      </w:pPr>
      <w:r>
        <w:rPr>
          <w:rFonts w:cstheme="minorHAnsi"/>
          <w:color w:val="000000" w:themeColor="text1"/>
        </w:rPr>
        <w:t>Source: we will mention source dataset here</w:t>
      </w:r>
      <w:r w:rsidR="004769E1">
        <w:rPr>
          <w:rFonts w:cstheme="minorHAnsi"/>
          <w:color w:val="000000" w:themeColor="text1"/>
        </w:rPr>
        <w:t xml:space="preserve"> from where we want to pick up the data.</w:t>
      </w:r>
    </w:p>
    <w:p w14:paraId="2734C681" w14:textId="5C9A4C05" w:rsidR="00806B2F" w:rsidRDefault="00806B2F" w:rsidP="006D6F1D">
      <w:pPr>
        <w:jc w:val="both"/>
        <w:rPr>
          <w:rFonts w:cstheme="minorHAnsi"/>
          <w:color w:val="000000" w:themeColor="text1"/>
        </w:rPr>
      </w:pPr>
      <w:r>
        <w:rPr>
          <w:rFonts w:cstheme="minorHAnsi"/>
          <w:color w:val="000000" w:themeColor="text1"/>
        </w:rPr>
        <w:t xml:space="preserve">Destination: we will mention destination data set here. </w:t>
      </w:r>
      <w:r w:rsidR="00B62EFB">
        <w:rPr>
          <w:rFonts w:cstheme="minorHAnsi"/>
          <w:color w:val="000000" w:themeColor="text1"/>
        </w:rPr>
        <w:t xml:space="preserve"> We will select ADLS Gen2 </w:t>
      </w:r>
      <w:r w:rsidR="005F5197">
        <w:rPr>
          <w:rFonts w:cstheme="minorHAnsi"/>
          <w:color w:val="000000" w:themeColor="text1"/>
        </w:rPr>
        <w:t xml:space="preserve"> in parquet file format here. And we will give name for destination </w:t>
      </w:r>
      <w:r w:rsidR="00A12736">
        <w:rPr>
          <w:rFonts w:cstheme="minorHAnsi"/>
          <w:color w:val="000000" w:themeColor="text1"/>
        </w:rPr>
        <w:t>dataset. choose</w:t>
      </w:r>
      <w:r w:rsidR="00F46CFF">
        <w:rPr>
          <w:rFonts w:cstheme="minorHAnsi"/>
          <w:color w:val="000000" w:themeColor="text1"/>
        </w:rPr>
        <w:t xml:space="preserve"> linked service. Browse for the container in which I want to place my file and click on ok. </w:t>
      </w:r>
    </w:p>
    <w:p w14:paraId="4B5B2E2C" w14:textId="4F1B57FC" w:rsidR="00A12736" w:rsidRDefault="00A12736" w:rsidP="006D6F1D">
      <w:pPr>
        <w:jc w:val="both"/>
        <w:rPr>
          <w:rFonts w:cstheme="minorHAnsi"/>
          <w:color w:val="000000" w:themeColor="text1"/>
        </w:rPr>
      </w:pPr>
      <w:r w:rsidRPr="00717BC6">
        <w:rPr>
          <w:rFonts w:cstheme="minorHAnsi"/>
          <w:b/>
          <w:bCs/>
          <w:color w:val="00B050"/>
        </w:rPr>
        <w:t>Mapping</w:t>
      </w:r>
      <w:r>
        <w:rPr>
          <w:rFonts w:cstheme="minorHAnsi"/>
          <w:color w:val="000000" w:themeColor="text1"/>
        </w:rPr>
        <w:t xml:space="preserve">: </w:t>
      </w:r>
    </w:p>
    <w:p w14:paraId="5FE0A7EC" w14:textId="680EA4B4" w:rsidR="002A3D96" w:rsidRDefault="002A3D96" w:rsidP="006D6F1D">
      <w:pPr>
        <w:jc w:val="both"/>
        <w:rPr>
          <w:rFonts w:cstheme="minorHAnsi"/>
          <w:color w:val="000000" w:themeColor="text1"/>
        </w:rPr>
      </w:pPr>
      <w:r>
        <w:rPr>
          <w:rFonts w:cstheme="minorHAnsi"/>
          <w:color w:val="000000" w:themeColor="text1"/>
        </w:rPr>
        <w:t>Settings:</w:t>
      </w:r>
    </w:p>
    <w:p w14:paraId="4357B2BD" w14:textId="6F9AD434" w:rsidR="002A3D96" w:rsidRDefault="002A3D96" w:rsidP="006D6F1D">
      <w:pPr>
        <w:jc w:val="both"/>
        <w:rPr>
          <w:rFonts w:cstheme="minorHAnsi"/>
          <w:color w:val="000000" w:themeColor="text1"/>
        </w:rPr>
      </w:pPr>
      <w:r>
        <w:rPr>
          <w:rFonts w:cstheme="minorHAnsi"/>
          <w:color w:val="000000" w:themeColor="text1"/>
        </w:rPr>
        <w:t xml:space="preserve">User Properties: </w:t>
      </w:r>
    </w:p>
    <w:p w14:paraId="21A10B3B" w14:textId="64482F03" w:rsidR="002A3D96" w:rsidRDefault="002A3D96" w:rsidP="006D6F1D">
      <w:pPr>
        <w:jc w:val="both"/>
        <w:rPr>
          <w:rFonts w:cstheme="minorHAnsi"/>
          <w:color w:val="000000" w:themeColor="text1"/>
        </w:rPr>
      </w:pPr>
      <w:r>
        <w:rPr>
          <w:rFonts w:cstheme="minorHAnsi"/>
          <w:color w:val="000000" w:themeColor="text1"/>
        </w:rPr>
        <w:t xml:space="preserve">Now click on validate </w:t>
      </w:r>
      <w:r w:rsidR="00F34D86">
        <w:rPr>
          <w:rFonts w:cstheme="minorHAnsi"/>
          <w:color w:val="000000" w:themeColor="text1"/>
        </w:rPr>
        <w:t>all and after validated, click on publish all</w:t>
      </w:r>
      <w:r w:rsidR="00F30420">
        <w:rPr>
          <w:rFonts w:cstheme="minorHAnsi"/>
          <w:color w:val="000000" w:themeColor="text1"/>
        </w:rPr>
        <w:t xml:space="preserve"> </w:t>
      </w:r>
    </w:p>
    <w:p w14:paraId="03815E8C" w14:textId="6369727E" w:rsidR="00F30420" w:rsidRDefault="00F30420" w:rsidP="006D6F1D">
      <w:pPr>
        <w:jc w:val="both"/>
        <w:rPr>
          <w:rFonts w:cstheme="minorHAnsi"/>
          <w:color w:val="000000" w:themeColor="text1"/>
        </w:rPr>
      </w:pPr>
      <w:r>
        <w:rPr>
          <w:rFonts w:cstheme="minorHAnsi"/>
          <w:color w:val="000000" w:themeColor="text1"/>
        </w:rPr>
        <w:t xml:space="preserve">Now </w:t>
      </w:r>
      <w:r w:rsidR="007F1747">
        <w:rPr>
          <w:rFonts w:cstheme="minorHAnsi"/>
          <w:color w:val="000000" w:themeColor="text1"/>
        </w:rPr>
        <w:t xml:space="preserve">click on Add trigger </w:t>
      </w:r>
      <w:r w:rsidR="007F1747" w:rsidRPr="007F1747">
        <w:rPr>
          <w:rFonts w:cstheme="minorHAnsi"/>
          <w:color w:val="000000" w:themeColor="text1"/>
        </w:rPr>
        <w:sym w:font="Wingdings" w:char="F0E0"/>
      </w:r>
      <w:r w:rsidR="007F1747">
        <w:rPr>
          <w:rFonts w:cstheme="minorHAnsi"/>
          <w:color w:val="000000" w:themeColor="text1"/>
        </w:rPr>
        <w:t xml:space="preserve"> Trigger now </w:t>
      </w:r>
      <w:r w:rsidR="00D95119">
        <w:rPr>
          <w:rFonts w:cstheme="minorHAnsi"/>
          <w:color w:val="000000" w:themeColor="text1"/>
        </w:rPr>
        <w:t xml:space="preserve"> </w:t>
      </w:r>
      <w:r w:rsidR="00D47AAA" w:rsidRPr="00D47AAA">
        <w:rPr>
          <w:rFonts w:cstheme="minorHAnsi"/>
          <w:color w:val="000000" w:themeColor="text1"/>
        </w:rPr>
        <w:sym w:font="Wingdings" w:char="F0E0"/>
      </w:r>
      <w:r w:rsidR="00D47AAA">
        <w:rPr>
          <w:rFonts w:cstheme="minorHAnsi"/>
          <w:color w:val="000000" w:themeColor="text1"/>
        </w:rPr>
        <w:t xml:space="preserve"> click on ok.</w:t>
      </w:r>
    </w:p>
    <w:p w14:paraId="25B44C69" w14:textId="35AE6923" w:rsidR="00D47AAA" w:rsidRDefault="00D47AAA" w:rsidP="006D6F1D">
      <w:pPr>
        <w:jc w:val="both"/>
        <w:rPr>
          <w:rFonts w:cstheme="minorHAnsi"/>
          <w:color w:val="000000" w:themeColor="text1"/>
        </w:rPr>
      </w:pPr>
      <w:r>
        <w:rPr>
          <w:rFonts w:cstheme="minorHAnsi"/>
          <w:color w:val="000000" w:themeColor="text1"/>
        </w:rPr>
        <w:t xml:space="preserve">Go to Monitor section </w:t>
      </w:r>
      <w:r w:rsidR="00350716" w:rsidRPr="00350716">
        <w:rPr>
          <w:rFonts w:cstheme="minorHAnsi"/>
          <w:color w:val="000000" w:themeColor="text1"/>
        </w:rPr>
        <w:sym w:font="Wingdings" w:char="F0E0"/>
      </w:r>
      <w:r w:rsidR="00350716">
        <w:rPr>
          <w:rFonts w:cstheme="minorHAnsi"/>
          <w:color w:val="000000" w:themeColor="text1"/>
        </w:rPr>
        <w:t xml:space="preserve"> Pipeline runs </w:t>
      </w:r>
      <w:r w:rsidR="00350716" w:rsidRPr="00350716">
        <w:rPr>
          <w:rFonts w:cstheme="minorHAnsi"/>
          <w:color w:val="000000" w:themeColor="text1"/>
        </w:rPr>
        <w:sym w:font="Wingdings" w:char="F0E0"/>
      </w:r>
      <w:r w:rsidR="00350716">
        <w:rPr>
          <w:rFonts w:cstheme="minorHAnsi"/>
          <w:color w:val="000000" w:themeColor="text1"/>
        </w:rPr>
        <w:t xml:space="preserve"> </w:t>
      </w:r>
      <w:r w:rsidR="00384BCE">
        <w:rPr>
          <w:rFonts w:cstheme="minorHAnsi"/>
          <w:color w:val="000000" w:themeColor="text1"/>
        </w:rPr>
        <w:t xml:space="preserve">we can see </w:t>
      </w:r>
      <w:r w:rsidR="00FB3D00">
        <w:rPr>
          <w:rFonts w:cstheme="minorHAnsi"/>
          <w:color w:val="000000" w:themeColor="text1"/>
        </w:rPr>
        <w:t xml:space="preserve">status of pipeline here. If pipelines </w:t>
      </w:r>
      <w:r w:rsidR="003A7958">
        <w:rPr>
          <w:rFonts w:cstheme="minorHAnsi"/>
          <w:color w:val="000000" w:themeColor="text1"/>
        </w:rPr>
        <w:t>fail</w:t>
      </w:r>
      <w:r w:rsidR="00FB3D00">
        <w:rPr>
          <w:rFonts w:cstheme="minorHAnsi"/>
          <w:color w:val="000000" w:themeColor="text1"/>
        </w:rPr>
        <w:t xml:space="preserve"> </w:t>
      </w:r>
      <w:r w:rsidR="007063A8">
        <w:rPr>
          <w:rFonts w:cstheme="minorHAnsi"/>
          <w:color w:val="000000" w:themeColor="text1"/>
        </w:rPr>
        <w:t>means,</w:t>
      </w:r>
      <w:r w:rsidR="00FB3D00">
        <w:rPr>
          <w:rFonts w:cstheme="minorHAnsi"/>
          <w:color w:val="000000" w:themeColor="text1"/>
        </w:rPr>
        <w:t xml:space="preserve"> there is spaces in column names in </w:t>
      </w:r>
      <w:r w:rsidR="007063A8">
        <w:rPr>
          <w:rFonts w:cstheme="minorHAnsi"/>
          <w:color w:val="000000" w:themeColor="text1"/>
        </w:rPr>
        <w:t>parquet-based</w:t>
      </w:r>
      <w:r w:rsidR="00FB3D00">
        <w:rPr>
          <w:rFonts w:cstheme="minorHAnsi"/>
          <w:color w:val="000000" w:themeColor="text1"/>
        </w:rPr>
        <w:t xml:space="preserve"> file</w:t>
      </w:r>
      <w:r w:rsidR="003A7958">
        <w:rPr>
          <w:rFonts w:cstheme="minorHAnsi"/>
          <w:color w:val="000000" w:themeColor="text1"/>
        </w:rPr>
        <w:t xml:space="preserve"> format. </w:t>
      </w:r>
      <w:r w:rsidR="00FB3D00">
        <w:rPr>
          <w:rFonts w:cstheme="minorHAnsi"/>
          <w:color w:val="000000" w:themeColor="text1"/>
        </w:rPr>
        <w:t xml:space="preserve"> </w:t>
      </w:r>
      <w:r w:rsidR="00717BC6">
        <w:rPr>
          <w:rFonts w:cstheme="minorHAnsi"/>
          <w:color w:val="000000" w:themeColor="text1"/>
        </w:rPr>
        <w:t xml:space="preserve">We need to remove spaces between column names. For that we need to go to mapping tab as shown above </w:t>
      </w:r>
      <w:r w:rsidR="00717BC6" w:rsidRPr="00717BC6">
        <w:rPr>
          <w:rFonts w:cstheme="minorHAnsi"/>
          <w:color w:val="00B050"/>
        </w:rPr>
        <w:t>mapping</w:t>
      </w:r>
      <w:r w:rsidR="00717BC6">
        <w:rPr>
          <w:rFonts w:cstheme="minorHAnsi"/>
          <w:color w:val="000000" w:themeColor="text1"/>
        </w:rPr>
        <w:t xml:space="preserve"> highlighted in green </w:t>
      </w:r>
      <w:proofErr w:type="spellStart"/>
      <w:r w:rsidR="00717BC6">
        <w:rPr>
          <w:rFonts w:cstheme="minorHAnsi"/>
          <w:color w:val="000000" w:themeColor="text1"/>
        </w:rPr>
        <w:t>colour</w:t>
      </w:r>
      <w:proofErr w:type="spellEnd"/>
      <w:r w:rsidR="00717BC6">
        <w:rPr>
          <w:rFonts w:cstheme="minorHAnsi"/>
          <w:color w:val="000000" w:themeColor="text1"/>
        </w:rPr>
        <w:t>.</w:t>
      </w:r>
    </w:p>
    <w:p w14:paraId="143B3A14" w14:textId="550E092D" w:rsidR="00717BC6" w:rsidRDefault="00717BC6" w:rsidP="006D6F1D">
      <w:pPr>
        <w:jc w:val="both"/>
        <w:rPr>
          <w:rFonts w:cstheme="minorHAnsi"/>
          <w:color w:val="000000" w:themeColor="text1"/>
        </w:rPr>
      </w:pPr>
      <w:r>
        <w:rPr>
          <w:rFonts w:cstheme="minorHAnsi"/>
          <w:color w:val="000000" w:themeColor="text1"/>
        </w:rPr>
        <w:t xml:space="preserve">Go to </w:t>
      </w:r>
      <w:r w:rsidR="007063A8">
        <w:rPr>
          <w:rFonts w:cstheme="minorHAnsi"/>
          <w:color w:val="000000" w:themeColor="text1"/>
        </w:rPr>
        <w:t>Mapping:</w:t>
      </w:r>
      <w:r>
        <w:rPr>
          <w:rFonts w:cstheme="minorHAnsi"/>
          <w:color w:val="000000" w:themeColor="text1"/>
        </w:rPr>
        <w:t xml:space="preserve"> Import </w:t>
      </w:r>
      <w:r w:rsidR="007063A8">
        <w:rPr>
          <w:rFonts w:cstheme="minorHAnsi"/>
          <w:color w:val="000000" w:themeColor="text1"/>
        </w:rPr>
        <w:t>schemas,</w:t>
      </w:r>
      <w:r w:rsidR="000632D3">
        <w:rPr>
          <w:rFonts w:cstheme="minorHAnsi"/>
          <w:color w:val="000000" w:themeColor="text1"/>
        </w:rPr>
        <w:t xml:space="preserve"> now remove spaces in destination table columns wherever there is spaces.</w:t>
      </w:r>
    </w:p>
    <w:p w14:paraId="19811C8C" w14:textId="712CD7C7" w:rsidR="007063A8" w:rsidRDefault="007063A8" w:rsidP="006D6F1D">
      <w:pPr>
        <w:jc w:val="both"/>
        <w:rPr>
          <w:rFonts w:cstheme="minorHAnsi"/>
          <w:color w:val="000000" w:themeColor="text1"/>
        </w:rPr>
      </w:pPr>
      <w:r>
        <w:rPr>
          <w:rFonts w:cstheme="minorHAnsi"/>
          <w:color w:val="000000" w:themeColor="text1"/>
        </w:rPr>
        <w:t>Now validate all and publish all again.</w:t>
      </w:r>
      <w:r w:rsidR="00525E3A">
        <w:rPr>
          <w:rFonts w:cstheme="minorHAnsi"/>
          <w:color w:val="000000" w:themeColor="text1"/>
        </w:rPr>
        <w:t xml:space="preserve"> Now Add trigger </w:t>
      </w:r>
      <w:r w:rsidR="00525E3A" w:rsidRPr="00525E3A">
        <w:rPr>
          <w:rFonts w:cstheme="minorHAnsi"/>
          <w:color w:val="000000" w:themeColor="text1"/>
        </w:rPr>
        <w:sym w:font="Wingdings" w:char="F0E0"/>
      </w:r>
      <w:r w:rsidR="00525E3A">
        <w:rPr>
          <w:rFonts w:cstheme="minorHAnsi"/>
          <w:color w:val="000000" w:themeColor="text1"/>
        </w:rPr>
        <w:t xml:space="preserve"> </w:t>
      </w:r>
      <w:r w:rsidR="004818C9">
        <w:rPr>
          <w:rFonts w:cstheme="minorHAnsi"/>
          <w:color w:val="000000" w:themeColor="text1"/>
        </w:rPr>
        <w:t xml:space="preserve">trigger now, pipeline will be triggered. </w:t>
      </w:r>
    </w:p>
    <w:p w14:paraId="127E4650" w14:textId="249D1E93" w:rsidR="004818C9" w:rsidRDefault="004818C9" w:rsidP="006D6F1D">
      <w:pPr>
        <w:jc w:val="both"/>
        <w:rPr>
          <w:rFonts w:cstheme="minorHAnsi"/>
          <w:color w:val="000000" w:themeColor="text1"/>
        </w:rPr>
      </w:pPr>
      <w:r>
        <w:rPr>
          <w:rFonts w:cstheme="minorHAnsi"/>
          <w:color w:val="000000" w:themeColor="text1"/>
        </w:rPr>
        <w:t xml:space="preserve">Go to Monitor section </w:t>
      </w:r>
      <w:r w:rsidRPr="004818C9">
        <w:rPr>
          <w:rFonts w:cstheme="minorHAnsi"/>
          <w:color w:val="000000" w:themeColor="text1"/>
        </w:rPr>
        <w:sym w:font="Wingdings" w:char="F0E0"/>
      </w:r>
      <w:r>
        <w:rPr>
          <w:rFonts w:cstheme="minorHAnsi"/>
          <w:color w:val="000000" w:themeColor="text1"/>
        </w:rPr>
        <w:t xml:space="preserve"> Pipeline runs </w:t>
      </w:r>
      <w:r w:rsidRPr="004818C9">
        <w:rPr>
          <w:rFonts w:cstheme="minorHAnsi"/>
          <w:color w:val="000000" w:themeColor="text1"/>
        </w:rPr>
        <w:sym w:font="Wingdings" w:char="F0E0"/>
      </w:r>
      <w:r>
        <w:rPr>
          <w:rFonts w:cstheme="minorHAnsi"/>
          <w:color w:val="000000" w:themeColor="text1"/>
        </w:rPr>
        <w:t xml:space="preserve"> Pipeline will be succeeded now.</w:t>
      </w:r>
    </w:p>
    <w:p w14:paraId="410CD0D7" w14:textId="00768A26" w:rsidR="004818C9" w:rsidRDefault="005B314B" w:rsidP="006D6F1D">
      <w:pPr>
        <w:jc w:val="both"/>
        <w:rPr>
          <w:rFonts w:cstheme="minorHAnsi"/>
          <w:color w:val="000000" w:themeColor="text1"/>
        </w:rPr>
      </w:pPr>
      <w:r>
        <w:rPr>
          <w:rFonts w:cstheme="minorHAnsi"/>
          <w:color w:val="000000" w:themeColor="text1"/>
        </w:rPr>
        <w:t xml:space="preserve">Now go to ADLS Gen2 account  </w:t>
      </w:r>
      <w:r w:rsidRPr="005B314B">
        <w:rPr>
          <w:rFonts w:cstheme="minorHAnsi"/>
          <w:color w:val="000000" w:themeColor="text1"/>
        </w:rPr>
        <w:sym w:font="Wingdings" w:char="F0E0"/>
      </w:r>
      <w:r>
        <w:rPr>
          <w:rFonts w:cstheme="minorHAnsi"/>
          <w:color w:val="000000" w:themeColor="text1"/>
        </w:rPr>
        <w:t xml:space="preserve"> Parquet container </w:t>
      </w:r>
      <w:r w:rsidRPr="005B314B">
        <w:rPr>
          <w:rFonts w:cstheme="minorHAnsi"/>
          <w:color w:val="000000" w:themeColor="text1"/>
        </w:rPr>
        <w:sym w:font="Wingdings" w:char="F0E0"/>
      </w:r>
      <w:r>
        <w:rPr>
          <w:rFonts w:cstheme="minorHAnsi"/>
          <w:color w:val="000000" w:themeColor="text1"/>
        </w:rPr>
        <w:t xml:space="preserve"> </w:t>
      </w:r>
      <w:r w:rsidR="00B90393">
        <w:rPr>
          <w:rFonts w:cstheme="minorHAnsi"/>
          <w:color w:val="000000" w:themeColor="text1"/>
        </w:rPr>
        <w:t>Parquet file will be uploaded now.</w:t>
      </w:r>
    </w:p>
    <w:p w14:paraId="65818CE6" w14:textId="6F8FADB4" w:rsidR="0027021F" w:rsidRDefault="0027021F" w:rsidP="006D6F1D">
      <w:pPr>
        <w:jc w:val="both"/>
        <w:rPr>
          <w:rFonts w:cstheme="minorHAnsi"/>
          <w:color w:val="000000" w:themeColor="text1"/>
        </w:rPr>
      </w:pPr>
      <w:r>
        <w:rPr>
          <w:rFonts w:cstheme="minorHAnsi"/>
          <w:color w:val="000000" w:themeColor="text1"/>
        </w:rPr>
        <w:t xml:space="preserve">Copy </w:t>
      </w:r>
      <w:r w:rsidR="00595638">
        <w:rPr>
          <w:rFonts w:cstheme="minorHAnsi"/>
          <w:color w:val="000000" w:themeColor="text1"/>
        </w:rPr>
        <w:t>method (</w:t>
      </w:r>
      <w:proofErr w:type="spellStart"/>
      <w:r>
        <w:rPr>
          <w:rFonts w:cstheme="minorHAnsi"/>
          <w:color w:val="000000" w:themeColor="text1"/>
        </w:rPr>
        <w:t>BulkInsert</w:t>
      </w:r>
      <w:proofErr w:type="spellEnd"/>
      <w:r>
        <w:rPr>
          <w:rFonts w:cstheme="minorHAnsi"/>
          <w:color w:val="000000" w:themeColor="text1"/>
        </w:rPr>
        <w:t>/</w:t>
      </w:r>
      <w:proofErr w:type="spellStart"/>
      <w:r>
        <w:rPr>
          <w:rFonts w:cstheme="minorHAnsi"/>
          <w:color w:val="000000" w:themeColor="text1"/>
        </w:rPr>
        <w:t>PolyBase</w:t>
      </w:r>
      <w:proofErr w:type="spellEnd"/>
      <w:r>
        <w:rPr>
          <w:rFonts w:cstheme="minorHAnsi"/>
          <w:color w:val="000000" w:themeColor="text1"/>
        </w:rPr>
        <w:t xml:space="preserve">/Copy Command) will </w:t>
      </w:r>
      <w:proofErr w:type="gramStart"/>
      <w:r>
        <w:rPr>
          <w:rFonts w:cstheme="minorHAnsi"/>
          <w:color w:val="000000" w:themeColor="text1"/>
        </w:rPr>
        <w:t>not</w:t>
      </w:r>
      <w:proofErr w:type="gramEnd"/>
      <w:r>
        <w:rPr>
          <w:rFonts w:cstheme="minorHAnsi"/>
          <w:color w:val="000000" w:themeColor="text1"/>
        </w:rPr>
        <w:t xml:space="preserve"> available in sink tab if we are sending the destination file to container in ADLS. If destination store is in Azure </w:t>
      </w:r>
      <w:r w:rsidR="00595638">
        <w:rPr>
          <w:rFonts w:cstheme="minorHAnsi"/>
          <w:color w:val="000000" w:themeColor="text1"/>
        </w:rPr>
        <w:t>synapse,</w:t>
      </w:r>
      <w:r>
        <w:rPr>
          <w:rFonts w:cstheme="minorHAnsi"/>
          <w:color w:val="000000" w:themeColor="text1"/>
        </w:rPr>
        <w:t xml:space="preserve"> we will get copy method </w:t>
      </w:r>
      <w:r w:rsidR="0047485A">
        <w:rPr>
          <w:rFonts w:cstheme="minorHAnsi"/>
          <w:color w:val="000000" w:themeColor="text1"/>
        </w:rPr>
        <w:t>in sink.</w:t>
      </w:r>
    </w:p>
    <w:p w14:paraId="0EFD7EDE" w14:textId="07BE9D83" w:rsidR="00B416CC" w:rsidRDefault="00B416CC" w:rsidP="006D6F1D">
      <w:pPr>
        <w:jc w:val="both"/>
        <w:rPr>
          <w:rFonts w:cstheme="minorHAnsi"/>
          <w:color w:val="000000" w:themeColor="text1"/>
        </w:rPr>
      </w:pPr>
      <w:r w:rsidRPr="00595638">
        <w:rPr>
          <w:rFonts w:cstheme="minorHAnsi"/>
          <w:b/>
          <w:bCs/>
          <w:color w:val="FF0000"/>
        </w:rPr>
        <w:t>TWO STEPS</w:t>
      </w:r>
      <w:r w:rsidR="00595638" w:rsidRPr="00595638">
        <w:rPr>
          <w:rFonts w:cstheme="minorHAnsi"/>
          <w:b/>
          <w:bCs/>
          <w:color w:val="FF0000"/>
        </w:rPr>
        <w:t xml:space="preserve"> PROCESS FOR THE PIPELINE:</w:t>
      </w:r>
      <w:r w:rsidR="00595638">
        <w:rPr>
          <w:rFonts w:cstheme="minorHAnsi"/>
          <w:b/>
          <w:bCs/>
          <w:color w:val="FF0000"/>
        </w:rPr>
        <w:t xml:space="preserve"> </w:t>
      </w:r>
      <w:r w:rsidR="00595638" w:rsidRPr="00595638">
        <w:rPr>
          <w:rFonts w:cstheme="minorHAnsi"/>
          <w:color w:val="000000" w:themeColor="text1"/>
        </w:rPr>
        <w:t>I</w:t>
      </w:r>
      <w:r w:rsidR="00595638">
        <w:rPr>
          <w:rFonts w:cstheme="minorHAnsi"/>
          <w:color w:val="000000" w:themeColor="text1"/>
        </w:rPr>
        <w:t xml:space="preserve">f I want to do 2 </w:t>
      </w:r>
      <w:r w:rsidR="004D4904">
        <w:rPr>
          <w:rFonts w:cstheme="minorHAnsi"/>
          <w:color w:val="000000" w:themeColor="text1"/>
        </w:rPr>
        <w:t xml:space="preserve">activities in a single </w:t>
      </w:r>
      <w:r w:rsidR="00BD1334">
        <w:rPr>
          <w:rFonts w:cstheme="minorHAnsi"/>
          <w:color w:val="000000" w:themeColor="text1"/>
        </w:rPr>
        <w:t>pipeline,</w:t>
      </w:r>
      <w:r w:rsidR="004D4904">
        <w:rPr>
          <w:rFonts w:cstheme="minorHAnsi"/>
          <w:color w:val="000000" w:themeColor="text1"/>
        </w:rPr>
        <w:t xml:space="preserve"> we can do it. </w:t>
      </w:r>
      <w:r w:rsidR="0059359A">
        <w:rPr>
          <w:rFonts w:cstheme="minorHAnsi"/>
          <w:color w:val="000000" w:themeColor="text1"/>
        </w:rPr>
        <w:t>Let’s</w:t>
      </w:r>
      <w:r w:rsidR="004D4904">
        <w:rPr>
          <w:rFonts w:cstheme="minorHAnsi"/>
          <w:color w:val="000000" w:themeColor="text1"/>
        </w:rPr>
        <w:t xml:space="preserve"> example in 1 copy activity (click on created pipeline, in move and transform </w:t>
      </w:r>
      <w:r w:rsidR="00BD1334">
        <w:rPr>
          <w:rFonts w:cstheme="minorHAnsi"/>
          <w:color w:val="000000" w:themeColor="text1"/>
        </w:rPr>
        <w:t>drag copy Data activity to canvas as 1</w:t>
      </w:r>
      <w:r w:rsidR="00BD1334" w:rsidRPr="00BD1334">
        <w:rPr>
          <w:rFonts w:cstheme="minorHAnsi"/>
          <w:color w:val="000000" w:themeColor="text1"/>
          <w:vertAlign w:val="superscript"/>
        </w:rPr>
        <w:t>st</w:t>
      </w:r>
      <w:r w:rsidR="00BD1334">
        <w:rPr>
          <w:rFonts w:cstheme="minorHAnsi"/>
          <w:color w:val="000000" w:themeColor="text1"/>
        </w:rPr>
        <w:t xml:space="preserve"> copy activity. in 1</w:t>
      </w:r>
      <w:r w:rsidR="00BD1334" w:rsidRPr="00BD1334">
        <w:rPr>
          <w:rFonts w:cstheme="minorHAnsi"/>
          <w:color w:val="000000" w:themeColor="text1"/>
          <w:vertAlign w:val="superscript"/>
        </w:rPr>
        <w:t>st</w:t>
      </w:r>
      <w:r w:rsidR="00BD1334">
        <w:rPr>
          <w:rFonts w:cstheme="minorHAnsi"/>
          <w:color w:val="000000" w:themeColor="text1"/>
        </w:rPr>
        <w:t xml:space="preserve"> copy activity data from </w:t>
      </w:r>
      <w:r w:rsidR="0059359A">
        <w:rPr>
          <w:rFonts w:cstheme="minorHAnsi"/>
          <w:color w:val="000000" w:themeColor="text1"/>
        </w:rPr>
        <w:t>csv (</w:t>
      </w:r>
      <w:r w:rsidR="00BD1334">
        <w:rPr>
          <w:rFonts w:cstheme="minorHAnsi"/>
          <w:color w:val="000000" w:themeColor="text1"/>
        </w:rPr>
        <w:t xml:space="preserve">ADLS Gen2) will be converted to parquet in ADLS gen2 account.  </w:t>
      </w:r>
      <w:r w:rsidR="0059359A">
        <w:rPr>
          <w:rFonts w:cstheme="minorHAnsi"/>
          <w:color w:val="000000" w:themeColor="text1"/>
        </w:rPr>
        <w:t xml:space="preserve">Click on validate all and publish all. </w:t>
      </w:r>
      <w:r w:rsidR="00A1240D">
        <w:rPr>
          <w:rFonts w:cstheme="minorHAnsi"/>
          <w:color w:val="000000" w:themeColor="text1"/>
        </w:rPr>
        <w:t xml:space="preserve"> Now drag another copy activity in the same canvas, 2</w:t>
      </w:r>
      <w:r w:rsidR="00A1240D" w:rsidRPr="00A1240D">
        <w:rPr>
          <w:rFonts w:cstheme="minorHAnsi"/>
          <w:color w:val="000000" w:themeColor="text1"/>
          <w:vertAlign w:val="superscript"/>
        </w:rPr>
        <w:t>nd</w:t>
      </w:r>
      <w:r w:rsidR="00A1240D">
        <w:rPr>
          <w:rFonts w:cstheme="minorHAnsi"/>
          <w:color w:val="000000" w:themeColor="text1"/>
        </w:rPr>
        <w:t xml:space="preserve"> copy activity is used to move data from parquet file in ADLS Gen2 container to </w:t>
      </w:r>
      <w:r w:rsidR="00D22E77">
        <w:rPr>
          <w:rFonts w:cstheme="minorHAnsi"/>
          <w:color w:val="000000" w:themeColor="text1"/>
        </w:rPr>
        <w:t xml:space="preserve">Azure Synapse Analytics in one table. </w:t>
      </w:r>
      <w:r w:rsidR="00AE0DB4">
        <w:rPr>
          <w:rFonts w:cstheme="minorHAnsi"/>
          <w:color w:val="000000" w:themeColor="text1"/>
        </w:rPr>
        <w:t xml:space="preserve">We need to link 2 copy activities by clicking on tick mark which is there at </w:t>
      </w:r>
      <w:r w:rsidR="00594984">
        <w:rPr>
          <w:rFonts w:cstheme="minorHAnsi"/>
          <w:color w:val="000000" w:themeColor="text1"/>
        </w:rPr>
        <w:t>1</w:t>
      </w:r>
      <w:r w:rsidR="00594984" w:rsidRPr="00594984">
        <w:rPr>
          <w:rFonts w:cstheme="minorHAnsi"/>
          <w:color w:val="000000" w:themeColor="text1"/>
          <w:vertAlign w:val="superscript"/>
        </w:rPr>
        <w:t>st</w:t>
      </w:r>
      <w:r w:rsidR="00594984">
        <w:rPr>
          <w:rFonts w:cstheme="minorHAnsi"/>
          <w:color w:val="000000" w:themeColor="text1"/>
        </w:rPr>
        <w:t xml:space="preserve"> copy activity and drag </w:t>
      </w:r>
      <w:r w:rsidR="00790789">
        <w:rPr>
          <w:rFonts w:cstheme="minorHAnsi"/>
          <w:color w:val="000000" w:themeColor="text1"/>
        </w:rPr>
        <w:t>that to 2</w:t>
      </w:r>
      <w:r w:rsidR="00790789" w:rsidRPr="00790789">
        <w:rPr>
          <w:rFonts w:cstheme="minorHAnsi"/>
          <w:color w:val="000000" w:themeColor="text1"/>
          <w:vertAlign w:val="superscript"/>
        </w:rPr>
        <w:t>nd</w:t>
      </w:r>
      <w:r w:rsidR="00790789">
        <w:rPr>
          <w:rFonts w:cstheme="minorHAnsi"/>
          <w:color w:val="000000" w:themeColor="text1"/>
        </w:rPr>
        <w:t xml:space="preserve"> copy activity .</w:t>
      </w:r>
      <w:r w:rsidR="00C178C6">
        <w:rPr>
          <w:rFonts w:cstheme="minorHAnsi"/>
          <w:color w:val="000000" w:themeColor="text1"/>
        </w:rPr>
        <w:t xml:space="preserve">and validate all and publish all and add trigger and trigger </w:t>
      </w:r>
      <w:r w:rsidR="00504043">
        <w:rPr>
          <w:rFonts w:cstheme="minorHAnsi"/>
          <w:color w:val="000000" w:themeColor="text1"/>
        </w:rPr>
        <w:t>run.</w:t>
      </w:r>
      <w:r w:rsidR="00C178C6">
        <w:rPr>
          <w:rFonts w:cstheme="minorHAnsi"/>
          <w:color w:val="000000" w:themeColor="text1"/>
        </w:rPr>
        <w:t xml:space="preserve"> </w:t>
      </w:r>
      <w:r w:rsidR="00504043">
        <w:rPr>
          <w:rFonts w:cstheme="minorHAnsi"/>
          <w:color w:val="000000" w:themeColor="text1"/>
        </w:rPr>
        <w:t xml:space="preserve">now pipeline will be run. Go to monitor </w:t>
      </w:r>
      <w:r w:rsidR="00504043" w:rsidRPr="00504043">
        <w:rPr>
          <w:rFonts w:cstheme="minorHAnsi"/>
          <w:color w:val="000000" w:themeColor="text1"/>
        </w:rPr>
        <w:sym w:font="Wingdings" w:char="F0E0"/>
      </w:r>
      <w:r w:rsidR="00504043">
        <w:rPr>
          <w:rFonts w:cstheme="minorHAnsi"/>
          <w:color w:val="000000" w:themeColor="text1"/>
        </w:rPr>
        <w:t xml:space="preserve"> Pipeline runs </w:t>
      </w:r>
      <w:r w:rsidR="00504043" w:rsidRPr="00504043">
        <w:rPr>
          <w:rFonts w:cstheme="minorHAnsi"/>
          <w:color w:val="000000" w:themeColor="text1"/>
        </w:rPr>
        <w:sym w:font="Wingdings" w:char="F0E0"/>
      </w:r>
      <w:r w:rsidR="00504043">
        <w:rPr>
          <w:rFonts w:cstheme="minorHAnsi"/>
          <w:color w:val="000000" w:themeColor="text1"/>
        </w:rPr>
        <w:t xml:space="preserve"> check pipeline succeeded or not</w:t>
      </w:r>
      <w:r w:rsidR="005409BD">
        <w:rPr>
          <w:rFonts w:cstheme="minorHAnsi"/>
          <w:color w:val="000000" w:themeColor="text1"/>
        </w:rPr>
        <w:t xml:space="preserve">. </w:t>
      </w:r>
    </w:p>
    <w:p w14:paraId="34ED191D" w14:textId="132A13EB" w:rsidR="005409BD" w:rsidRDefault="005409BD" w:rsidP="006D6F1D">
      <w:pPr>
        <w:jc w:val="both"/>
        <w:rPr>
          <w:rFonts w:cstheme="minorHAnsi"/>
          <w:color w:val="000000" w:themeColor="text1"/>
        </w:rPr>
      </w:pPr>
      <w:r>
        <w:rPr>
          <w:rFonts w:cstheme="minorHAnsi"/>
          <w:color w:val="000000" w:themeColor="text1"/>
        </w:rPr>
        <w:lastRenderedPageBreak/>
        <w:t xml:space="preserve">In single pipeline we can do multiple activities like converting csv to parquet one activity and copying parquet to Azure synapse analytics as another activity. </w:t>
      </w:r>
    </w:p>
    <w:p w14:paraId="0A92A47D" w14:textId="77777777" w:rsidR="00E7673B" w:rsidRDefault="00E7673B" w:rsidP="006D6F1D">
      <w:pPr>
        <w:jc w:val="both"/>
        <w:rPr>
          <w:rFonts w:cstheme="minorHAnsi"/>
          <w:color w:val="000000" w:themeColor="text1"/>
        </w:rPr>
      </w:pPr>
    </w:p>
    <w:p w14:paraId="3F4977F3" w14:textId="0107B15A" w:rsidR="00170BAC" w:rsidRPr="003E5895" w:rsidRDefault="00170BAC" w:rsidP="006D6F1D">
      <w:pPr>
        <w:jc w:val="both"/>
        <w:rPr>
          <w:rFonts w:cstheme="minorHAnsi"/>
          <w:b/>
          <w:bCs/>
          <w:color w:val="FF0000"/>
        </w:rPr>
      </w:pPr>
      <w:r w:rsidRPr="003E5895">
        <w:rPr>
          <w:rFonts w:cstheme="minorHAnsi"/>
          <w:b/>
          <w:bCs/>
          <w:color w:val="FF0000"/>
        </w:rPr>
        <w:t>HOW TO CHANGE COLUMN DATA TYPE IN ADF:</w:t>
      </w:r>
    </w:p>
    <w:p w14:paraId="2036B54D" w14:textId="08CF6302" w:rsidR="00440D33" w:rsidRDefault="00C60A9D" w:rsidP="006D6F1D">
      <w:pPr>
        <w:jc w:val="both"/>
        <w:rPr>
          <w:rFonts w:cstheme="minorHAnsi"/>
          <w:color w:val="000000" w:themeColor="text1"/>
        </w:rPr>
      </w:pPr>
      <w:r>
        <w:rPr>
          <w:rFonts w:cstheme="minorHAnsi"/>
          <w:color w:val="000000" w:themeColor="text1"/>
        </w:rPr>
        <w:t>Note: If I want to change source data type in source c</w:t>
      </w:r>
      <w:r w:rsidR="00266BE1">
        <w:rPr>
          <w:rFonts w:cstheme="minorHAnsi"/>
          <w:color w:val="000000" w:themeColor="text1"/>
        </w:rPr>
        <w:t xml:space="preserve">olumns, in pipeline activity, click on copy activity which is there in canvas, </w:t>
      </w:r>
      <w:r w:rsidR="00CD167B">
        <w:rPr>
          <w:rFonts w:cstheme="minorHAnsi"/>
          <w:color w:val="000000" w:themeColor="text1"/>
        </w:rPr>
        <w:t xml:space="preserve">in mapping tab </w:t>
      </w:r>
      <w:r w:rsidR="00352FF5">
        <w:rPr>
          <w:rFonts w:cstheme="minorHAnsi"/>
          <w:color w:val="000000" w:themeColor="text1"/>
        </w:rPr>
        <w:t xml:space="preserve">we can change data types here. </w:t>
      </w:r>
      <w:r w:rsidR="009644D2">
        <w:rPr>
          <w:rFonts w:cstheme="minorHAnsi"/>
          <w:color w:val="000000" w:themeColor="text1"/>
        </w:rPr>
        <w:t xml:space="preserve"> </w:t>
      </w:r>
      <w:r w:rsidR="00762721">
        <w:rPr>
          <w:rFonts w:cstheme="minorHAnsi"/>
          <w:color w:val="000000" w:themeColor="text1"/>
        </w:rPr>
        <w:t>Also,</w:t>
      </w:r>
      <w:r w:rsidR="009644D2">
        <w:rPr>
          <w:rFonts w:cstheme="minorHAnsi"/>
          <w:color w:val="000000" w:themeColor="text1"/>
        </w:rPr>
        <w:t xml:space="preserve"> in destination table I dropped table and created table again by changing data type to DATETIME in Time </w:t>
      </w:r>
      <w:r w:rsidR="00762721">
        <w:rPr>
          <w:rFonts w:cstheme="minorHAnsi"/>
          <w:color w:val="000000" w:themeColor="text1"/>
        </w:rPr>
        <w:t>column.</w:t>
      </w:r>
      <w:r w:rsidR="000D7CB4">
        <w:rPr>
          <w:rFonts w:cstheme="minorHAnsi"/>
          <w:color w:val="000000" w:themeColor="text1"/>
        </w:rPr>
        <w:t xml:space="preserve"> </w:t>
      </w:r>
      <w:r w:rsidR="00103049">
        <w:rPr>
          <w:rFonts w:cstheme="minorHAnsi"/>
          <w:color w:val="000000" w:themeColor="text1"/>
        </w:rPr>
        <w:t xml:space="preserve">now in copy </w:t>
      </w:r>
      <w:r w:rsidR="00762721">
        <w:rPr>
          <w:rFonts w:cstheme="minorHAnsi"/>
          <w:color w:val="000000" w:themeColor="text1"/>
        </w:rPr>
        <w:t>activity,</w:t>
      </w:r>
      <w:r w:rsidR="00103049">
        <w:rPr>
          <w:rFonts w:cstheme="minorHAnsi"/>
          <w:color w:val="000000" w:themeColor="text1"/>
        </w:rPr>
        <w:t xml:space="preserve"> go to </w:t>
      </w:r>
      <w:r w:rsidR="00762721">
        <w:rPr>
          <w:rFonts w:cstheme="minorHAnsi"/>
          <w:color w:val="000000" w:themeColor="text1"/>
        </w:rPr>
        <w:t>sink,</w:t>
      </w:r>
      <w:r w:rsidR="00103049">
        <w:rPr>
          <w:rFonts w:cstheme="minorHAnsi"/>
          <w:color w:val="000000" w:themeColor="text1"/>
        </w:rPr>
        <w:t xml:space="preserve"> click on </w:t>
      </w:r>
      <w:r w:rsidR="00FC5AD5">
        <w:rPr>
          <w:rFonts w:cstheme="minorHAnsi"/>
          <w:color w:val="000000" w:themeColor="text1"/>
        </w:rPr>
        <w:t>open,</w:t>
      </w:r>
      <w:r w:rsidR="00FC3C6C">
        <w:rPr>
          <w:rFonts w:cstheme="minorHAnsi"/>
          <w:color w:val="000000" w:themeColor="text1"/>
        </w:rPr>
        <w:t xml:space="preserve"> data set will be </w:t>
      </w:r>
      <w:r w:rsidR="00AF5A12">
        <w:rPr>
          <w:rFonts w:cstheme="minorHAnsi"/>
          <w:color w:val="000000" w:themeColor="text1"/>
        </w:rPr>
        <w:t>opened,</w:t>
      </w:r>
      <w:r w:rsidR="00FC3C6C">
        <w:rPr>
          <w:rFonts w:cstheme="minorHAnsi"/>
          <w:color w:val="000000" w:themeColor="text1"/>
        </w:rPr>
        <w:t xml:space="preserve"> there </w:t>
      </w:r>
      <w:r w:rsidR="00762721">
        <w:rPr>
          <w:rFonts w:cstheme="minorHAnsi"/>
          <w:color w:val="000000" w:themeColor="text1"/>
        </w:rPr>
        <w:t>go to</w:t>
      </w:r>
      <w:r w:rsidR="00FC3C6C">
        <w:rPr>
          <w:rFonts w:cstheme="minorHAnsi"/>
          <w:color w:val="000000" w:themeColor="text1"/>
        </w:rPr>
        <w:t xml:space="preserve"> schemas and</w:t>
      </w:r>
      <w:r w:rsidR="007A6699">
        <w:rPr>
          <w:rFonts w:cstheme="minorHAnsi"/>
          <w:color w:val="000000" w:themeColor="text1"/>
        </w:rPr>
        <w:t xml:space="preserve"> click </w:t>
      </w:r>
      <w:r w:rsidR="00AF5A12">
        <w:rPr>
          <w:rFonts w:cstheme="minorHAnsi"/>
          <w:color w:val="000000" w:themeColor="text1"/>
        </w:rPr>
        <w:t>on import</w:t>
      </w:r>
      <w:r w:rsidR="00FC3C6C">
        <w:rPr>
          <w:rFonts w:cstheme="minorHAnsi"/>
          <w:color w:val="000000" w:themeColor="text1"/>
        </w:rPr>
        <w:t xml:space="preserve"> schema again in order to </w:t>
      </w:r>
      <w:r w:rsidR="00903FB5">
        <w:rPr>
          <w:rFonts w:cstheme="minorHAnsi"/>
          <w:color w:val="000000" w:themeColor="text1"/>
        </w:rPr>
        <w:t>get new data type of DATETIME in tim</w:t>
      </w:r>
      <w:r w:rsidR="00762721">
        <w:rPr>
          <w:rFonts w:cstheme="minorHAnsi"/>
          <w:color w:val="000000" w:themeColor="text1"/>
        </w:rPr>
        <w:t>e</w:t>
      </w:r>
      <w:r w:rsidR="00903FB5">
        <w:rPr>
          <w:rFonts w:cstheme="minorHAnsi"/>
          <w:color w:val="000000" w:themeColor="text1"/>
        </w:rPr>
        <w:t xml:space="preserve"> </w:t>
      </w:r>
      <w:r w:rsidR="00AF5A12">
        <w:rPr>
          <w:rFonts w:cstheme="minorHAnsi"/>
          <w:color w:val="000000" w:themeColor="text1"/>
        </w:rPr>
        <w:t>column in</w:t>
      </w:r>
      <w:r w:rsidR="00762721">
        <w:rPr>
          <w:rFonts w:cstheme="minorHAnsi"/>
          <w:color w:val="000000" w:themeColor="text1"/>
        </w:rPr>
        <w:t xml:space="preserve"> destination</w:t>
      </w:r>
      <w:r w:rsidR="008A00DD">
        <w:rPr>
          <w:rFonts w:cstheme="minorHAnsi"/>
          <w:color w:val="000000" w:themeColor="text1"/>
        </w:rPr>
        <w:t>.</w:t>
      </w:r>
    </w:p>
    <w:p w14:paraId="0B24BBA6" w14:textId="3C1C197C" w:rsidR="00E7673B" w:rsidRDefault="00440D33" w:rsidP="006D6F1D">
      <w:pPr>
        <w:jc w:val="both"/>
        <w:rPr>
          <w:rFonts w:cstheme="minorHAnsi"/>
          <w:color w:val="000000" w:themeColor="text1"/>
        </w:rPr>
      </w:pPr>
      <w:r>
        <w:rPr>
          <w:rFonts w:cstheme="minorHAnsi"/>
          <w:color w:val="000000" w:themeColor="text1"/>
        </w:rPr>
        <w:t xml:space="preserve">Now again go to mapping tab, click on </w:t>
      </w:r>
      <w:r w:rsidR="00FC5AD5">
        <w:rPr>
          <w:rFonts w:cstheme="minorHAnsi"/>
          <w:color w:val="000000" w:themeColor="text1"/>
        </w:rPr>
        <w:t>CLEAR</w:t>
      </w:r>
      <w:r w:rsidR="005F1C2A">
        <w:rPr>
          <w:rFonts w:cstheme="minorHAnsi"/>
          <w:color w:val="000000" w:themeColor="text1"/>
        </w:rPr>
        <w:t xml:space="preserve"> </w:t>
      </w:r>
      <w:r w:rsidR="00AF5A12">
        <w:rPr>
          <w:rFonts w:cstheme="minorHAnsi"/>
          <w:color w:val="000000" w:themeColor="text1"/>
        </w:rPr>
        <w:t>button to</w:t>
      </w:r>
      <w:r>
        <w:rPr>
          <w:rFonts w:cstheme="minorHAnsi"/>
          <w:color w:val="000000" w:themeColor="text1"/>
        </w:rPr>
        <w:t xml:space="preserve"> clear mapping and </w:t>
      </w:r>
      <w:r w:rsidR="001254B2">
        <w:rPr>
          <w:rFonts w:cstheme="minorHAnsi"/>
          <w:color w:val="000000" w:themeColor="text1"/>
        </w:rPr>
        <w:t xml:space="preserve">click </w:t>
      </w:r>
      <w:r>
        <w:rPr>
          <w:rFonts w:cstheme="minorHAnsi"/>
          <w:color w:val="000000" w:themeColor="text1"/>
        </w:rPr>
        <w:t>import schemas again</w:t>
      </w:r>
      <w:r w:rsidR="001254B2">
        <w:rPr>
          <w:rFonts w:cstheme="minorHAnsi"/>
          <w:color w:val="000000" w:themeColor="text1"/>
        </w:rPr>
        <w:t xml:space="preserve"> to map data from source to destination, why we are clearing and importing again is </w:t>
      </w:r>
      <w:r w:rsidR="00FC5AD5">
        <w:rPr>
          <w:rFonts w:cstheme="minorHAnsi"/>
          <w:color w:val="000000" w:themeColor="text1"/>
        </w:rPr>
        <w:t xml:space="preserve">we changed data type in destination table for one column, </w:t>
      </w:r>
      <w:r w:rsidR="00AF5A12">
        <w:rPr>
          <w:rFonts w:cstheme="minorHAnsi"/>
          <w:color w:val="000000" w:themeColor="text1"/>
        </w:rPr>
        <w:t>so in</w:t>
      </w:r>
      <w:r w:rsidR="005F1C2A">
        <w:rPr>
          <w:rFonts w:cstheme="minorHAnsi"/>
          <w:color w:val="000000" w:themeColor="text1"/>
        </w:rPr>
        <w:t xml:space="preserve"> order to get updated data type for time column</w:t>
      </w:r>
      <w:r w:rsidR="00AF5A12">
        <w:rPr>
          <w:rFonts w:cstheme="minorHAnsi"/>
          <w:color w:val="000000" w:themeColor="text1"/>
        </w:rPr>
        <w:t>,</w:t>
      </w:r>
      <w:r w:rsidR="005F1C2A">
        <w:rPr>
          <w:rFonts w:cstheme="minorHAnsi"/>
          <w:color w:val="000000" w:themeColor="text1"/>
        </w:rPr>
        <w:t xml:space="preserve"> we cleared and imported schema again.</w:t>
      </w:r>
      <w:r w:rsidR="00762721">
        <w:rPr>
          <w:rFonts w:cstheme="minorHAnsi"/>
          <w:color w:val="000000" w:themeColor="text1"/>
        </w:rPr>
        <w:t xml:space="preserve"> </w:t>
      </w:r>
    </w:p>
    <w:p w14:paraId="4FE52FE7" w14:textId="14E4B48A" w:rsidR="003E5895" w:rsidRDefault="00B4277E" w:rsidP="006D6F1D">
      <w:pPr>
        <w:jc w:val="both"/>
        <w:rPr>
          <w:rFonts w:cstheme="minorHAnsi"/>
          <w:color w:val="000000" w:themeColor="text1"/>
          <w:sz w:val="44"/>
          <w:szCs w:val="44"/>
        </w:rPr>
      </w:pPr>
      <w:r>
        <w:rPr>
          <w:rFonts w:cstheme="minorHAnsi"/>
          <w:color w:val="000000" w:themeColor="text1"/>
        </w:rPr>
        <w:t>ADDITION OF NEW COLUMN</w:t>
      </w:r>
      <w:r w:rsidR="00E0135B">
        <w:rPr>
          <w:rFonts w:cstheme="minorHAnsi"/>
          <w:color w:val="000000" w:themeColor="text1"/>
        </w:rPr>
        <w:t xml:space="preserve">S: When we go to Author </w:t>
      </w:r>
      <w:r w:rsidR="00E0135B" w:rsidRPr="00E0135B">
        <w:rPr>
          <w:rFonts w:cstheme="minorHAnsi"/>
          <w:color w:val="000000" w:themeColor="text1"/>
        </w:rPr>
        <w:sym w:font="Wingdings" w:char="F0E0"/>
      </w:r>
      <w:r w:rsidR="00E0135B">
        <w:rPr>
          <w:rFonts w:cstheme="minorHAnsi"/>
          <w:color w:val="000000" w:themeColor="text1"/>
        </w:rPr>
        <w:t xml:space="preserve"> Pipelines </w:t>
      </w:r>
      <w:r w:rsidR="00E0135B" w:rsidRPr="00E0135B">
        <w:rPr>
          <w:rFonts w:cstheme="minorHAnsi"/>
          <w:color w:val="000000" w:themeColor="text1"/>
        </w:rPr>
        <w:sym w:font="Wingdings" w:char="F0E0"/>
      </w:r>
      <w:r w:rsidR="00E0135B">
        <w:rPr>
          <w:rFonts w:cstheme="minorHAnsi"/>
          <w:color w:val="000000" w:themeColor="text1"/>
        </w:rPr>
        <w:t xml:space="preserve"> Click on created pipeline </w:t>
      </w:r>
      <w:r w:rsidR="00E0135B" w:rsidRPr="00E0135B">
        <w:rPr>
          <w:rFonts w:cstheme="minorHAnsi"/>
          <w:color w:val="000000" w:themeColor="text1"/>
        </w:rPr>
        <w:sym w:font="Wingdings" w:char="F0E0"/>
      </w:r>
      <w:r w:rsidR="00E0135B">
        <w:rPr>
          <w:rFonts w:cstheme="minorHAnsi"/>
          <w:color w:val="000000" w:themeColor="text1"/>
        </w:rPr>
        <w:t xml:space="preserve"> in </w:t>
      </w:r>
      <w:r w:rsidR="00D251EF">
        <w:rPr>
          <w:rFonts w:cstheme="minorHAnsi"/>
          <w:color w:val="000000" w:themeColor="text1"/>
        </w:rPr>
        <w:t>canvas</w:t>
      </w:r>
      <w:r w:rsidR="00E0135B">
        <w:rPr>
          <w:rFonts w:cstheme="minorHAnsi"/>
          <w:color w:val="000000" w:themeColor="text1"/>
        </w:rPr>
        <w:t xml:space="preserve"> copy activity will be appeared. </w:t>
      </w:r>
      <w:r w:rsidR="00D251EF">
        <w:rPr>
          <w:rFonts w:cstheme="minorHAnsi"/>
          <w:color w:val="000000" w:themeColor="text1"/>
        </w:rPr>
        <w:t xml:space="preserve">If we click on copy </w:t>
      </w:r>
      <w:r w:rsidR="00F1662E">
        <w:rPr>
          <w:rFonts w:cstheme="minorHAnsi"/>
          <w:color w:val="000000" w:themeColor="text1"/>
        </w:rPr>
        <w:t>activity,</w:t>
      </w:r>
      <w:r w:rsidR="00D251EF">
        <w:rPr>
          <w:rFonts w:cstheme="minorHAnsi"/>
          <w:color w:val="000000" w:themeColor="text1"/>
        </w:rPr>
        <w:t xml:space="preserve"> </w:t>
      </w:r>
      <w:r w:rsidR="00F1662E">
        <w:rPr>
          <w:rFonts w:cstheme="minorHAnsi"/>
          <w:color w:val="000000" w:themeColor="text1"/>
        </w:rPr>
        <w:t>i</w:t>
      </w:r>
      <w:r w:rsidR="004A2DD1">
        <w:rPr>
          <w:rFonts w:cstheme="minorHAnsi"/>
          <w:color w:val="000000" w:themeColor="text1"/>
        </w:rPr>
        <w:t xml:space="preserve">n source </w:t>
      </w:r>
      <w:r w:rsidR="00F1662E">
        <w:rPr>
          <w:rFonts w:cstheme="minorHAnsi"/>
          <w:color w:val="000000" w:themeColor="text1"/>
        </w:rPr>
        <w:t>tab, there</w:t>
      </w:r>
      <w:r w:rsidR="004A2DD1">
        <w:rPr>
          <w:rFonts w:cstheme="minorHAnsi"/>
          <w:color w:val="000000" w:themeColor="text1"/>
        </w:rPr>
        <w:t xml:space="preserve"> is Additional columns </w:t>
      </w:r>
      <w:r w:rsidR="00F1662E">
        <w:rPr>
          <w:rFonts w:cstheme="minorHAnsi"/>
          <w:color w:val="000000" w:themeColor="text1"/>
        </w:rPr>
        <w:t>field.</w:t>
      </w:r>
      <w:r w:rsidR="004A2DD1">
        <w:rPr>
          <w:rFonts w:cstheme="minorHAnsi"/>
          <w:color w:val="000000" w:themeColor="text1"/>
        </w:rPr>
        <w:t xml:space="preserve"> click on </w:t>
      </w:r>
      <w:r w:rsidR="004A2DD1" w:rsidRPr="00F1662E">
        <w:rPr>
          <w:rFonts w:cstheme="minorHAnsi"/>
          <w:color w:val="000000" w:themeColor="text1"/>
          <w:sz w:val="44"/>
          <w:szCs w:val="44"/>
        </w:rPr>
        <w:t>+</w:t>
      </w:r>
      <w:r w:rsidR="00023F27">
        <w:rPr>
          <w:rFonts w:cstheme="minorHAnsi"/>
          <w:color w:val="000000" w:themeColor="text1"/>
          <w:sz w:val="44"/>
          <w:szCs w:val="44"/>
        </w:rPr>
        <w:t xml:space="preserve">, </w:t>
      </w:r>
      <w:r w:rsidR="00023F27" w:rsidRPr="00FD0D44">
        <w:rPr>
          <w:rFonts w:cstheme="minorHAnsi"/>
          <w:color w:val="000000" w:themeColor="text1"/>
        </w:rPr>
        <w:t>now</w:t>
      </w:r>
      <w:r w:rsidR="00FD0D44" w:rsidRPr="00FD0D44">
        <w:rPr>
          <w:rFonts w:cstheme="minorHAnsi"/>
          <w:color w:val="000000" w:themeColor="text1"/>
        </w:rPr>
        <w:t xml:space="preserve"> in </w:t>
      </w:r>
      <w:r w:rsidR="00023F27" w:rsidRPr="004510B8">
        <w:rPr>
          <w:rFonts w:cstheme="minorHAnsi"/>
          <w:b/>
          <w:bCs/>
          <w:color w:val="000000" w:themeColor="text1"/>
        </w:rPr>
        <w:t>value</w:t>
      </w:r>
      <w:r w:rsidR="00023F27">
        <w:rPr>
          <w:rFonts w:cstheme="minorHAnsi"/>
          <w:color w:val="000000" w:themeColor="text1"/>
        </w:rPr>
        <w:t>,</w:t>
      </w:r>
      <w:r w:rsidR="004510B8">
        <w:rPr>
          <w:rFonts w:cstheme="minorHAnsi"/>
          <w:color w:val="000000" w:themeColor="text1"/>
        </w:rPr>
        <w:t xml:space="preserve"> drop down appear with Custom, $$FILEPATH, $$COLUMN </w:t>
      </w:r>
      <w:r w:rsidR="005F01B0">
        <w:rPr>
          <w:rFonts w:cstheme="minorHAnsi"/>
          <w:color w:val="000000" w:themeColor="text1"/>
        </w:rPr>
        <w:t>, and name is blank.</w:t>
      </w:r>
    </w:p>
    <w:tbl>
      <w:tblPr>
        <w:tblStyle w:val="TableGrid"/>
        <w:tblW w:w="0" w:type="auto"/>
        <w:tblLook w:val="04A0" w:firstRow="1" w:lastRow="0" w:firstColumn="1" w:lastColumn="0" w:noHBand="0" w:noVBand="1"/>
      </w:tblPr>
      <w:tblGrid>
        <w:gridCol w:w="4675"/>
        <w:gridCol w:w="4675"/>
      </w:tblGrid>
      <w:tr w:rsidR="00CF30BB" w14:paraId="79377646" w14:textId="77777777" w:rsidTr="00CF30BB">
        <w:tc>
          <w:tcPr>
            <w:tcW w:w="4675" w:type="dxa"/>
          </w:tcPr>
          <w:p w14:paraId="03D30227" w14:textId="53FD3824" w:rsidR="00CF30BB" w:rsidRDefault="00CF30BB" w:rsidP="006D6F1D">
            <w:pPr>
              <w:jc w:val="both"/>
              <w:rPr>
                <w:rFonts w:cstheme="minorHAnsi"/>
                <w:color w:val="000000" w:themeColor="text1"/>
              </w:rPr>
            </w:pPr>
            <w:r>
              <w:rPr>
                <w:rFonts w:cstheme="minorHAnsi"/>
                <w:color w:val="000000" w:themeColor="text1"/>
              </w:rPr>
              <w:t>Name</w:t>
            </w:r>
          </w:p>
        </w:tc>
        <w:tc>
          <w:tcPr>
            <w:tcW w:w="4675" w:type="dxa"/>
          </w:tcPr>
          <w:p w14:paraId="51064951" w14:textId="7B937C3A" w:rsidR="00CF30BB" w:rsidRDefault="00CF30BB" w:rsidP="006D6F1D">
            <w:pPr>
              <w:jc w:val="both"/>
              <w:rPr>
                <w:rFonts w:cstheme="minorHAnsi"/>
                <w:color w:val="000000" w:themeColor="text1"/>
              </w:rPr>
            </w:pPr>
            <w:r>
              <w:rPr>
                <w:rFonts w:cstheme="minorHAnsi"/>
                <w:color w:val="000000" w:themeColor="text1"/>
              </w:rPr>
              <w:t>Value</w:t>
            </w:r>
          </w:p>
        </w:tc>
      </w:tr>
      <w:tr w:rsidR="00CF30BB" w14:paraId="1067863B" w14:textId="77777777" w:rsidTr="00CF30BB">
        <w:tc>
          <w:tcPr>
            <w:tcW w:w="4675" w:type="dxa"/>
          </w:tcPr>
          <w:p w14:paraId="5FC15111" w14:textId="77777777" w:rsidR="00CF30BB" w:rsidRDefault="00CF30BB" w:rsidP="006D6F1D">
            <w:pPr>
              <w:jc w:val="both"/>
              <w:rPr>
                <w:rFonts w:cstheme="minorHAnsi"/>
                <w:color w:val="000000" w:themeColor="text1"/>
              </w:rPr>
            </w:pPr>
          </w:p>
        </w:tc>
        <w:tc>
          <w:tcPr>
            <w:tcW w:w="4675" w:type="dxa"/>
          </w:tcPr>
          <w:p w14:paraId="164FD9E9" w14:textId="4B2E59D5" w:rsidR="00CF30BB" w:rsidRDefault="00CF30BB" w:rsidP="006D6F1D">
            <w:pPr>
              <w:jc w:val="both"/>
              <w:rPr>
                <w:rFonts w:cstheme="minorHAnsi"/>
                <w:color w:val="000000" w:themeColor="text1"/>
              </w:rPr>
            </w:pPr>
            <w:r>
              <w:rPr>
                <w:rFonts w:cstheme="minorHAnsi"/>
                <w:color w:val="000000" w:themeColor="text1"/>
              </w:rPr>
              <w:t>Custom</w:t>
            </w:r>
          </w:p>
        </w:tc>
      </w:tr>
      <w:tr w:rsidR="00CF30BB" w14:paraId="19B396EA" w14:textId="77777777" w:rsidTr="00CF30BB">
        <w:tc>
          <w:tcPr>
            <w:tcW w:w="4675" w:type="dxa"/>
          </w:tcPr>
          <w:p w14:paraId="6E953CF4" w14:textId="77777777" w:rsidR="00CF30BB" w:rsidRDefault="00CF30BB" w:rsidP="006D6F1D">
            <w:pPr>
              <w:jc w:val="both"/>
              <w:rPr>
                <w:rFonts w:cstheme="minorHAnsi"/>
                <w:color w:val="000000" w:themeColor="text1"/>
              </w:rPr>
            </w:pPr>
          </w:p>
        </w:tc>
        <w:tc>
          <w:tcPr>
            <w:tcW w:w="4675" w:type="dxa"/>
          </w:tcPr>
          <w:p w14:paraId="6E504D55" w14:textId="70EA1D7F" w:rsidR="00CF30BB" w:rsidRDefault="00CF30BB" w:rsidP="006D6F1D">
            <w:pPr>
              <w:jc w:val="both"/>
              <w:rPr>
                <w:rFonts w:cstheme="minorHAnsi"/>
                <w:color w:val="000000" w:themeColor="text1"/>
              </w:rPr>
            </w:pPr>
            <w:r>
              <w:rPr>
                <w:rFonts w:cstheme="minorHAnsi"/>
                <w:color w:val="000000" w:themeColor="text1"/>
              </w:rPr>
              <w:t>$$FILEPATH</w:t>
            </w:r>
          </w:p>
        </w:tc>
      </w:tr>
      <w:tr w:rsidR="00CF30BB" w14:paraId="5E83478C" w14:textId="77777777" w:rsidTr="00CF30BB">
        <w:tc>
          <w:tcPr>
            <w:tcW w:w="4675" w:type="dxa"/>
          </w:tcPr>
          <w:p w14:paraId="19B14B2E" w14:textId="77777777" w:rsidR="00CF30BB" w:rsidRDefault="00CF30BB" w:rsidP="006D6F1D">
            <w:pPr>
              <w:jc w:val="both"/>
              <w:rPr>
                <w:rFonts w:cstheme="minorHAnsi"/>
                <w:color w:val="000000" w:themeColor="text1"/>
              </w:rPr>
            </w:pPr>
          </w:p>
        </w:tc>
        <w:tc>
          <w:tcPr>
            <w:tcW w:w="4675" w:type="dxa"/>
          </w:tcPr>
          <w:p w14:paraId="419DD1B8" w14:textId="7EC99690" w:rsidR="00CF30BB" w:rsidRDefault="00FD0D44" w:rsidP="006D6F1D">
            <w:pPr>
              <w:jc w:val="both"/>
              <w:rPr>
                <w:rFonts w:cstheme="minorHAnsi"/>
                <w:color w:val="000000" w:themeColor="text1"/>
              </w:rPr>
            </w:pPr>
            <w:r>
              <w:rPr>
                <w:rFonts w:cstheme="minorHAnsi"/>
                <w:color w:val="000000" w:themeColor="text1"/>
              </w:rPr>
              <w:t>$$COLUMN</w:t>
            </w:r>
          </w:p>
        </w:tc>
      </w:tr>
    </w:tbl>
    <w:p w14:paraId="286D55D7" w14:textId="77777777" w:rsidR="007514FD" w:rsidRPr="003E5895" w:rsidRDefault="007514FD" w:rsidP="006D6F1D">
      <w:pPr>
        <w:jc w:val="both"/>
        <w:rPr>
          <w:rFonts w:cstheme="minorHAnsi"/>
          <w:color w:val="000000" w:themeColor="text1"/>
        </w:rPr>
      </w:pPr>
    </w:p>
    <w:p w14:paraId="417D1398" w14:textId="0C5CCA51" w:rsidR="00553BC3" w:rsidRDefault="005F01B0" w:rsidP="006D6F1D">
      <w:pPr>
        <w:contextualSpacing/>
        <w:jc w:val="both"/>
        <w:rPr>
          <w:rFonts w:cstheme="minorHAnsi"/>
          <w:color w:val="000000" w:themeColor="text1"/>
        </w:rPr>
      </w:pPr>
      <w:r>
        <w:rPr>
          <w:rFonts w:cstheme="minorHAnsi"/>
          <w:color w:val="000000" w:themeColor="text1"/>
        </w:rPr>
        <w:t xml:space="preserve">If we want to add a column with static </w:t>
      </w:r>
      <w:r w:rsidR="00390F40">
        <w:rPr>
          <w:rFonts w:cstheme="minorHAnsi"/>
          <w:color w:val="000000" w:themeColor="text1"/>
        </w:rPr>
        <w:t>value,</w:t>
      </w:r>
      <w:r w:rsidR="00553BC3">
        <w:rPr>
          <w:rFonts w:cstheme="minorHAnsi"/>
          <w:color w:val="000000" w:themeColor="text1"/>
        </w:rPr>
        <w:t xml:space="preserve"> we will select Custom.</w:t>
      </w:r>
    </w:p>
    <w:p w14:paraId="2E1006B3" w14:textId="73AFBF68" w:rsidR="00553BC3" w:rsidRDefault="00553BC3" w:rsidP="006D6F1D">
      <w:pPr>
        <w:contextualSpacing/>
        <w:jc w:val="both"/>
        <w:rPr>
          <w:rFonts w:cstheme="minorHAnsi"/>
          <w:color w:val="000000" w:themeColor="text1"/>
        </w:rPr>
      </w:pPr>
      <w:r>
        <w:rPr>
          <w:rFonts w:cstheme="minorHAnsi"/>
          <w:color w:val="000000" w:themeColor="text1"/>
        </w:rPr>
        <w:t>$$FILEPATH is used to specify the file path when it comes on to dataset.</w:t>
      </w:r>
    </w:p>
    <w:p w14:paraId="20880271" w14:textId="7D47A55C" w:rsidR="00F41DED" w:rsidRDefault="00390F40" w:rsidP="006D6F1D">
      <w:pPr>
        <w:contextualSpacing/>
        <w:jc w:val="both"/>
        <w:rPr>
          <w:rFonts w:cstheme="minorHAnsi"/>
          <w:color w:val="000000" w:themeColor="text1"/>
        </w:rPr>
      </w:pPr>
      <w:r>
        <w:rPr>
          <w:rFonts w:cstheme="minorHAnsi"/>
          <w:color w:val="000000" w:themeColor="text1"/>
        </w:rPr>
        <w:t>$$COLUMN is to duplicate an existing source column.</w:t>
      </w:r>
    </w:p>
    <w:p w14:paraId="475AA564" w14:textId="77777777" w:rsidR="00F41DED" w:rsidRDefault="00F41DED" w:rsidP="006D6F1D">
      <w:pPr>
        <w:contextualSpacing/>
        <w:jc w:val="both"/>
        <w:rPr>
          <w:rFonts w:cstheme="minorHAnsi"/>
          <w:color w:val="000000" w:themeColor="text1"/>
        </w:rPr>
      </w:pPr>
    </w:p>
    <w:p w14:paraId="239A26AA" w14:textId="5D49E0F6" w:rsidR="00F41DED" w:rsidRDefault="00F41DED" w:rsidP="006D6F1D">
      <w:pPr>
        <w:contextualSpacing/>
        <w:jc w:val="both"/>
        <w:rPr>
          <w:rFonts w:cstheme="minorHAnsi"/>
          <w:color w:val="000000" w:themeColor="text1"/>
        </w:rPr>
      </w:pPr>
      <w:r>
        <w:rPr>
          <w:rFonts w:cstheme="minorHAnsi"/>
          <w:color w:val="000000" w:themeColor="text1"/>
        </w:rPr>
        <w:t xml:space="preserve">If we select </w:t>
      </w:r>
      <w:proofErr w:type="spellStart"/>
      <w:r>
        <w:rPr>
          <w:rFonts w:cstheme="minorHAnsi"/>
          <w:color w:val="000000" w:themeColor="text1"/>
        </w:rPr>
        <w:t>filepath</w:t>
      </w:r>
      <w:proofErr w:type="spellEnd"/>
      <w:r>
        <w:rPr>
          <w:rFonts w:cstheme="minorHAnsi"/>
          <w:color w:val="000000" w:themeColor="text1"/>
        </w:rPr>
        <w:t xml:space="preserve"> </w:t>
      </w:r>
      <w:r w:rsidR="00051AF6">
        <w:rPr>
          <w:rFonts w:cstheme="minorHAnsi"/>
          <w:color w:val="000000" w:themeColor="text1"/>
        </w:rPr>
        <w:t xml:space="preserve">from drop down in value. In name we will type </w:t>
      </w:r>
      <w:proofErr w:type="spellStart"/>
      <w:r w:rsidR="00051AF6">
        <w:rPr>
          <w:rFonts w:cstheme="minorHAnsi"/>
          <w:color w:val="000000" w:themeColor="text1"/>
        </w:rPr>
        <w:t>FilePath</w:t>
      </w:r>
      <w:proofErr w:type="spellEnd"/>
      <w:r w:rsidR="00051AF6">
        <w:rPr>
          <w:rFonts w:cstheme="minorHAnsi"/>
          <w:color w:val="000000" w:themeColor="text1"/>
        </w:rPr>
        <w:t xml:space="preserve"> as shown below.</w:t>
      </w:r>
    </w:p>
    <w:tbl>
      <w:tblPr>
        <w:tblStyle w:val="TableGrid"/>
        <w:tblW w:w="0" w:type="auto"/>
        <w:tblLook w:val="04A0" w:firstRow="1" w:lastRow="0" w:firstColumn="1" w:lastColumn="0" w:noHBand="0" w:noVBand="1"/>
      </w:tblPr>
      <w:tblGrid>
        <w:gridCol w:w="4675"/>
        <w:gridCol w:w="4675"/>
      </w:tblGrid>
      <w:tr w:rsidR="00945EE4" w14:paraId="1FE6F0B8" w14:textId="77777777" w:rsidTr="00945EE4">
        <w:tc>
          <w:tcPr>
            <w:tcW w:w="4675" w:type="dxa"/>
          </w:tcPr>
          <w:p w14:paraId="39AC4368" w14:textId="17C3327B" w:rsidR="00945EE4" w:rsidRDefault="00945EE4" w:rsidP="006D6F1D">
            <w:pPr>
              <w:contextualSpacing/>
              <w:jc w:val="both"/>
              <w:rPr>
                <w:rFonts w:cstheme="minorHAnsi"/>
                <w:color w:val="000000" w:themeColor="text1"/>
              </w:rPr>
            </w:pPr>
            <w:r>
              <w:rPr>
                <w:rFonts w:cstheme="minorHAnsi"/>
                <w:color w:val="000000" w:themeColor="text1"/>
              </w:rPr>
              <w:t>Name</w:t>
            </w:r>
          </w:p>
        </w:tc>
        <w:tc>
          <w:tcPr>
            <w:tcW w:w="4675" w:type="dxa"/>
          </w:tcPr>
          <w:p w14:paraId="20A2C832" w14:textId="635D7D49" w:rsidR="00945EE4" w:rsidRDefault="00945EE4" w:rsidP="006D6F1D">
            <w:pPr>
              <w:contextualSpacing/>
              <w:jc w:val="both"/>
              <w:rPr>
                <w:rFonts w:cstheme="minorHAnsi"/>
                <w:color w:val="000000" w:themeColor="text1"/>
              </w:rPr>
            </w:pPr>
            <w:r>
              <w:rPr>
                <w:rFonts w:cstheme="minorHAnsi"/>
                <w:color w:val="000000" w:themeColor="text1"/>
              </w:rPr>
              <w:t>Value</w:t>
            </w:r>
          </w:p>
        </w:tc>
      </w:tr>
      <w:tr w:rsidR="00945EE4" w14:paraId="59B41A54" w14:textId="77777777" w:rsidTr="00945EE4">
        <w:tc>
          <w:tcPr>
            <w:tcW w:w="4675" w:type="dxa"/>
          </w:tcPr>
          <w:p w14:paraId="79AD926A" w14:textId="0FA09577" w:rsidR="00945EE4" w:rsidRDefault="00945EE4" w:rsidP="006D6F1D">
            <w:pPr>
              <w:contextualSpacing/>
              <w:jc w:val="both"/>
              <w:rPr>
                <w:rFonts w:cstheme="minorHAnsi"/>
                <w:color w:val="000000" w:themeColor="text1"/>
              </w:rPr>
            </w:pPr>
            <w:proofErr w:type="spellStart"/>
            <w:r>
              <w:rPr>
                <w:rFonts w:cstheme="minorHAnsi"/>
                <w:color w:val="000000" w:themeColor="text1"/>
              </w:rPr>
              <w:t>FilePath</w:t>
            </w:r>
            <w:proofErr w:type="spellEnd"/>
          </w:p>
        </w:tc>
        <w:tc>
          <w:tcPr>
            <w:tcW w:w="4675" w:type="dxa"/>
          </w:tcPr>
          <w:p w14:paraId="12D6E8F7" w14:textId="6B7F7D86" w:rsidR="00945EE4" w:rsidRDefault="00945EE4" w:rsidP="006D6F1D">
            <w:pPr>
              <w:contextualSpacing/>
              <w:jc w:val="both"/>
              <w:rPr>
                <w:rFonts w:cstheme="minorHAnsi"/>
                <w:color w:val="000000" w:themeColor="text1"/>
              </w:rPr>
            </w:pPr>
            <w:r>
              <w:rPr>
                <w:rFonts w:cstheme="minorHAnsi"/>
                <w:color w:val="000000" w:themeColor="text1"/>
              </w:rPr>
              <w:t>$$FILEPATH</w:t>
            </w:r>
          </w:p>
        </w:tc>
      </w:tr>
    </w:tbl>
    <w:p w14:paraId="23C0EE43" w14:textId="77777777" w:rsidR="00945EE4" w:rsidRDefault="00945EE4" w:rsidP="006D6F1D">
      <w:pPr>
        <w:contextualSpacing/>
        <w:jc w:val="both"/>
        <w:rPr>
          <w:rFonts w:cstheme="minorHAnsi"/>
          <w:color w:val="000000" w:themeColor="text1"/>
        </w:rPr>
      </w:pPr>
    </w:p>
    <w:p w14:paraId="06E4253E" w14:textId="5F8C690D" w:rsidR="00051AF6" w:rsidRDefault="00695E2D" w:rsidP="006D6F1D">
      <w:pPr>
        <w:contextualSpacing/>
        <w:jc w:val="both"/>
        <w:rPr>
          <w:rFonts w:cstheme="minorHAnsi"/>
          <w:color w:val="000000" w:themeColor="text1"/>
        </w:rPr>
      </w:pPr>
      <w:r>
        <w:rPr>
          <w:rFonts w:cstheme="minorHAnsi"/>
          <w:color w:val="000000" w:themeColor="text1"/>
        </w:rPr>
        <w:t xml:space="preserve">We have added new column of </w:t>
      </w:r>
      <w:proofErr w:type="spellStart"/>
      <w:r>
        <w:rPr>
          <w:rFonts w:cstheme="minorHAnsi"/>
          <w:color w:val="000000" w:themeColor="text1"/>
        </w:rPr>
        <w:t>FilePath</w:t>
      </w:r>
      <w:proofErr w:type="spellEnd"/>
      <w:r>
        <w:rPr>
          <w:rFonts w:cstheme="minorHAnsi"/>
          <w:color w:val="000000" w:themeColor="text1"/>
        </w:rPr>
        <w:t xml:space="preserve"> </w:t>
      </w:r>
      <w:r w:rsidR="004C4530">
        <w:rPr>
          <w:rFonts w:cstheme="minorHAnsi"/>
          <w:color w:val="000000" w:themeColor="text1"/>
        </w:rPr>
        <w:t>for each row</w:t>
      </w:r>
      <w:r w:rsidR="00CF4A78">
        <w:rPr>
          <w:rFonts w:cstheme="minorHAnsi"/>
          <w:color w:val="000000" w:themeColor="text1"/>
        </w:rPr>
        <w:t xml:space="preserve"> in source tab of Additional column field</w:t>
      </w:r>
      <w:r w:rsidR="004C4530">
        <w:rPr>
          <w:rFonts w:cstheme="minorHAnsi"/>
          <w:color w:val="000000" w:themeColor="text1"/>
        </w:rPr>
        <w:t>.</w:t>
      </w:r>
    </w:p>
    <w:p w14:paraId="0A54C77F" w14:textId="506A4884" w:rsidR="001C6D76" w:rsidRDefault="001C6D76" w:rsidP="006D6F1D">
      <w:pPr>
        <w:contextualSpacing/>
        <w:jc w:val="both"/>
        <w:rPr>
          <w:rFonts w:cstheme="minorHAnsi"/>
          <w:color w:val="000000" w:themeColor="text1"/>
        </w:rPr>
      </w:pPr>
      <w:r>
        <w:rPr>
          <w:rFonts w:cstheme="minorHAnsi"/>
          <w:color w:val="000000" w:themeColor="text1"/>
        </w:rPr>
        <w:t xml:space="preserve">Now in </w:t>
      </w:r>
      <w:r w:rsidR="00AA77D8">
        <w:rPr>
          <w:rFonts w:cstheme="minorHAnsi"/>
          <w:color w:val="000000" w:themeColor="text1"/>
        </w:rPr>
        <w:t xml:space="preserve">sink </w:t>
      </w:r>
      <w:proofErr w:type="spellStart"/>
      <w:r w:rsidR="00AA77D8">
        <w:rPr>
          <w:rFonts w:cstheme="minorHAnsi"/>
          <w:color w:val="000000" w:themeColor="text1"/>
        </w:rPr>
        <w:t>db</w:t>
      </w:r>
      <w:proofErr w:type="spellEnd"/>
      <w:r w:rsidR="00AA77D8">
        <w:rPr>
          <w:rFonts w:cstheme="minorHAnsi"/>
          <w:color w:val="000000" w:themeColor="text1"/>
        </w:rPr>
        <w:t xml:space="preserve"> (</w:t>
      </w:r>
      <w:proofErr w:type="spellStart"/>
      <w:r w:rsidR="00AE43DA">
        <w:rPr>
          <w:rFonts w:cstheme="minorHAnsi"/>
          <w:color w:val="000000" w:themeColor="text1"/>
        </w:rPr>
        <w:t>sql</w:t>
      </w:r>
      <w:proofErr w:type="spellEnd"/>
      <w:r w:rsidR="00AE43DA">
        <w:rPr>
          <w:rFonts w:cstheme="minorHAnsi"/>
          <w:color w:val="000000" w:themeColor="text1"/>
        </w:rPr>
        <w:t xml:space="preserve"> pool</w:t>
      </w:r>
      <w:r w:rsidR="00AA77D8">
        <w:rPr>
          <w:rFonts w:cstheme="minorHAnsi"/>
          <w:color w:val="000000" w:themeColor="text1"/>
        </w:rPr>
        <w:t>),</w:t>
      </w:r>
      <w:r>
        <w:rPr>
          <w:rFonts w:cstheme="minorHAnsi"/>
          <w:color w:val="000000" w:themeColor="text1"/>
        </w:rPr>
        <w:t xml:space="preserve"> we dropped table and created table again by including </w:t>
      </w:r>
      <w:proofErr w:type="spellStart"/>
      <w:r w:rsidR="00000453">
        <w:rPr>
          <w:rFonts w:cstheme="minorHAnsi"/>
          <w:color w:val="000000" w:themeColor="text1"/>
        </w:rPr>
        <w:t>FilePath</w:t>
      </w:r>
      <w:proofErr w:type="spellEnd"/>
      <w:r w:rsidR="00000453">
        <w:rPr>
          <w:rFonts w:cstheme="minorHAnsi"/>
          <w:color w:val="000000" w:themeColor="text1"/>
        </w:rPr>
        <w:t xml:space="preserve"> extra column</w:t>
      </w:r>
      <w:r w:rsidR="005B1C2D">
        <w:rPr>
          <w:rFonts w:cstheme="minorHAnsi"/>
          <w:color w:val="000000" w:themeColor="text1"/>
        </w:rPr>
        <w:t xml:space="preserve"> as shown below.</w:t>
      </w:r>
    </w:p>
    <w:p w14:paraId="119B12F6"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DROP TABLE [</w:t>
      </w:r>
      <w:proofErr w:type="spellStart"/>
      <w:r w:rsidRPr="002854F4">
        <w:rPr>
          <w:rFonts w:cstheme="minorHAnsi"/>
          <w:color w:val="000000" w:themeColor="text1"/>
        </w:rPr>
        <w:t>logdata_parquet</w:t>
      </w:r>
      <w:proofErr w:type="spellEnd"/>
      <w:r w:rsidRPr="002854F4">
        <w:rPr>
          <w:rFonts w:cstheme="minorHAnsi"/>
          <w:color w:val="000000" w:themeColor="text1"/>
        </w:rPr>
        <w:t>]</w:t>
      </w:r>
    </w:p>
    <w:p w14:paraId="053332E6" w14:textId="77777777" w:rsidR="002854F4" w:rsidRPr="002854F4" w:rsidRDefault="002854F4" w:rsidP="002854F4">
      <w:pPr>
        <w:contextualSpacing/>
        <w:jc w:val="both"/>
        <w:rPr>
          <w:rFonts w:cstheme="minorHAnsi"/>
          <w:color w:val="000000" w:themeColor="text1"/>
        </w:rPr>
      </w:pPr>
    </w:p>
    <w:p w14:paraId="183458A1"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CREATE TABLE [</w:t>
      </w:r>
      <w:proofErr w:type="spellStart"/>
      <w:r w:rsidRPr="002854F4">
        <w:rPr>
          <w:rFonts w:cstheme="minorHAnsi"/>
          <w:color w:val="000000" w:themeColor="text1"/>
        </w:rPr>
        <w:t>logdata_parquet</w:t>
      </w:r>
      <w:proofErr w:type="spellEnd"/>
      <w:r w:rsidRPr="002854F4">
        <w:rPr>
          <w:rFonts w:cstheme="minorHAnsi"/>
          <w:color w:val="000000" w:themeColor="text1"/>
        </w:rPr>
        <w:t>]</w:t>
      </w:r>
    </w:p>
    <w:p w14:paraId="2B38DF5F"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w:t>
      </w:r>
    </w:p>
    <w:p w14:paraId="3FDE12E8"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 xml:space="preserve">    [</w:t>
      </w:r>
      <w:proofErr w:type="spellStart"/>
      <w:r w:rsidRPr="002854F4">
        <w:rPr>
          <w:rFonts w:cstheme="minorHAnsi"/>
          <w:color w:val="000000" w:themeColor="text1"/>
        </w:rPr>
        <w:t>Correlationid</w:t>
      </w:r>
      <w:proofErr w:type="spellEnd"/>
      <w:r w:rsidRPr="002854F4">
        <w:rPr>
          <w:rFonts w:cstheme="minorHAnsi"/>
          <w:color w:val="000000" w:themeColor="text1"/>
        </w:rPr>
        <w:t>] [varchar](200) NULL,</w:t>
      </w:r>
    </w:p>
    <w:p w14:paraId="45882E7D"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w:t>
      </w:r>
      <w:proofErr w:type="spellStart"/>
      <w:r w:rsidRPr="002854F4">
        <w:rPr>
          <w:rFonts w:cstheme="minorHAnsi"/>
          <w:color w:val="000000" w:themeColor="text1"/>
        </w:rPr>
        <w:t>Operationname</w:t>
      </w:r>
      <w:proofErr w:type="spellEnd"/>
      <w:r w:rsidRPr="002854F4">
        <w:rPr>
          <w:rFonts w:cstheme="minorHAnsi"/>
          <w:color w:val="000000" w:themeColor="text1"/>
        </w:rPr>
        <w:t>] [varchar](200) NULL,</w:t>
      </w:r>
    </w:p>
    <w:p w14:paraId="146C53F2"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[Status] [varchar](100) NULL,</w:t>
      </w:r>
    </w:p>
    <w:p w14:paraId="1ADD18EC"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w:t>
      </w:r>
      <w:proofErr w:type="spellStart"/>
      <w:r w:rsidRPr="002854F4">
        <w:rPr>
          <w:rFonts w:cstheme="minorHAnsi"/>
          <w:color w:val="000000" w:themeColor="text1"/>
        </w:rPr>
        <w:t>Eventcategory</w:t>
      </w:r>
      <w:proofErr w:type="spellEnd"/>
      <w:r w:rsidRPr="002854F4">
        <w:rPr>
          <w:rFonts w:cstheme="minorHAnsi"/>
          <w:color w:val="000000" w:themeColor="text1"/>
        </w:rPr>
        <w:t>] [varchar](100) NULL,</w:t>
      </w:r>
    </w:p>
    <w:p w14:paraId="2F11DD71"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lastRenderedPageBreak/>
        <w:tab/>
        <w:t>[Level] [varchar](100) NULL,</w:t>
      </w:r>
    </w:p>
    <w:p w14:paraId="5B690B5F"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[Time] [datetime] NULL,</w:t>
      </w:r>
    </w:p>
    <w:p w14:paraId="67E614C0"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[Subscription] [varchar](200) NULL,</w:t>
      </w:r>
    </w:p>
    <w:p w14:paraId="00B6F068"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w:t>
      </w:r>
      <w:proofErr w:type="spellStart"/>
      <w:r w:rsidRPr="002854F4">
        <w:rPr>
          <w:rFonts w:cstheme="minorHAnsi"/>
          <w:color w:val="000000" w:themeColor="text1"/>
        </w:rPr>
        <w:t>Eventinitiatedby</w:t>
      </w:r>
      <w:proofErr w:type="spellEnd"/>
      <w:r w:rsidRPr="002854F4">
        <w:rPr>
          <w:rFonts w:cstheme="minorHAnsi"/>
          <w:color w:val="000000" w:themeColor="text1"/>
        </w:rPr>
        <w:t>] [varchar](1000) NULL,</w:t>
      </w:r>
    </w:p>
    <w:p w14:paraId="0531736B"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w:t>
      </w:r>
      <w:proofErr w:type="spellStart"/>
      <w:r w:rsidRPr="002854F4">
        <w:rPr>
          <w:rFonts w:cstheme="minorHAnsi"/>
          <w:color w:val="000000" w:themeColor="text1"/>
        </w:rPr>
        <w:t>Resourcetype</w:t>
      </w:r>
      <w:proofErr w:type="spellEnd"/>
      <w:r w:rsidRPr="002854F4">
        <w:rPr>
          <w:rFonts w:cstheme="minorHAnsi"/>
          <w:color w:val="000000" w:themeColor="text1"/>
        </w:rPr>
        <w:t>] [varchar](1000) NULL,</w:t>
      </w:r>
    </w:p>
    <w:p w14:paraId="552574BC"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ab/>
        <w:t>[</w:t>
      </w:r>
      <w:proofErr w:type="spellStart"/>
      <w:r w:rsidRPr="002854F4">
        <w:rPr>
          <w:rFonts w:cstheme="minorHAnsi"/>
          <w:color w:val="000000" w:themeColor="text1"/>
        </w:rPr>
        <w:t>Resourcegroup</w:t>
      </w:r>
      <w:proofErr w:type="spellEnd"/>
      <w:r w:rsidRPr="002854F4">
        <w:rPr>
          <w:rFonts w:cstheme="minorHAnsi"/>
          <w:color w:val="000000" w:themeColor="text1"/>
        </w:rPr>
        <w:t>] [varchar](1000) NULL,</w:t>
      </w:r>
    </w:p>
    <w:p w14:paraId="18FC43B9"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 xml:space="preserve">    [Resource] [varchar](2000) NULL,</w:t>
      </w:r>
    </w:p>
    <w:p w14:paraId="20BEC841" w14:textId="77777777" w:rsidR="002854F4" w:rsidRPr="002854F4" w:rsidRDefault="002854F4" w:rsidP="002854F4">
      <w:pPr>
        <w:contextualSpacing/>
        <w:jc w:val="both"/>
        <w:rPr>
          <w:rFonts w:cstheme="minorHAnsi"/>
          <w:color w:val="000000" w:themeColor="text1"/>
        </w:rPr>
      </w:pPr>
      <w:r w:rsidRPr="002854F4">
        <w:rPr>
          <w:rFonts w:cstheme="minorHAnsi"/>
          <w:color w:val="000000" w:themeColor="text1"/>
        </w:rPr>
        <w:t xml:space="preserve">    [</w:t>
      </w:r>
      <w:proofErr w:type="spellStart"/>
      <w:r w:rsidRPr="002854F4">
        <w:rPr>
          <w:rFonts w:cstheme="minorHAnsi"/>
          <w:color w:val="000000" w:themeColor="text1"/>
        </w:rPr>
        <w:t>FilePath</w:t>
      </w:r>
      <w:proofErr w:type="spellEnd"/>
      <w:r w:rsidRPr="002854F4">
        <w:rPr>
          <w:rFonts w:cstheme="minorHAnsi"/>
          <w:color w:val="000000" w:themeColor="text1"/>
        </w:rPr>
        <w:t>] [varchar](400) NULL</w:t>
      </w:r>
    </w:p>
    <w:p w14:paraId="4AFEEC44" w14:textId="52153A5B" w:rsidR="00051AF6" w:rsidRDefault="002854F4" w:rsidP="002854F4">
      <w:pPr>
        <w:contextualSpacing/>
        <w:jc w:val="both"/>
        <w:rPr>
          <w:rFonts w:cstheme="minorHAnsi"/>
          <w:color w:val="000000" w:themeColor="text1"/>
        </w:rPr>
      </w:pPr>
      <w:r w:rsidRPr="002854F4">
        <w:rPr>
          <w:rFonts w:cstheme="minorHAnsi"/>
          <w:color w:val="000000" w:themeColor="text1"/>
        </w:rPr>
        <w:t>)</w:t>
      </w:r>
    </w:p>
    <w:p w14:paraId="139B3EBC" w14:textId="77777777" w:rsidR="002854F4" w:rsidRDefault="002854F4" w:rsidP="002854F4">
      <w:pPr>
        <w:contextualSpacing/>
        <w:jc w:val="both"/>
        <w:rPr>
          <w:rFonts w:cstheme="minorHAnsi"/>
          <w:color w:val="000000" w:themeColor="text1"/>
        </w:rPr>
      </w:pPr>
    </w:p>
    <w:p w14:paraId="4FC117D7" w14:textId="65F8DE83" w:rsidR="002854F4" w:rsidRDefault="002854F4" w:rsidP="002854F4">
      <w:pPr>
        <w:contextualSpacing/>
        <w:jc w:val="both"/>
        <w:rPr>
          <w:rFonts w:cstheme="minorHAnsi"/>
          <w:color w:val="000000" w:themeColor="text1"/>
        </w:rPr>
      </w:pPr>
      <w:r>
        <w:rPr>
          <w:rFonts w:cstheme="minorHAnsi"/>
          <w:color w:val="000000" w:themeColor="text1"/>
        </w:rPr>
        <w:t xml:space="preserve">Now click on sink tab of copy </w:t>
      </w:r>
      <w:r w:rsidR="00AA77D8">
        <w:rPr>
          <w:rFonts w:cstheme="minorHAnsi"/>
          <w:color w:val="000000" w:themeColor="text1"/>
        </w:rPr>
        <w:t>activity,</w:t>
      </w:r>
      <w:r>
        <w:rPr>
          <w:rFonts w:cstheme="minorHAnsi"/>
          <w:color w:val="000000" w:themeColor="text1"/>
        </w:rPr>
        <w:t xml:space="preserve"> </w:t>
      </w:r>
      <w:r w:rsidR="00002E5A">
        <w:rPr>
          <w:rFonts w:cstheme="minorHAnsi"/>
          <w:color w:val="000000" w:themeColor="text1"/>
        </w:rPr>
        <w:t xml:space="preserve">click on </w:t>
      </w:r>
      <w:r w:rsidR="00AA77D8">
        <w:rPr>
          <w:rFonts w:cstheme="minorHAnsi"/>
          <w:color w:val="000000" w:themeColor="text1"/>
        </w:rPr>
        <w:t>open,</w:t>
      </w:r>
      <w:r w:rsidR="00002E5A">
        <w:rPr>
          <w:rFonts w:cstheme="minorHAnsi"/>
          <w:color w:val="000000" w:themeColor="text1"/>
        </w:rPr>
        <w:t xml:space="preserve"> data set will be opened. Go to schemas and import schemas again </w:t>
      </w:r>
      <w:r w:rsidR="00811155">
        <w:rPr>
          <w:rFonts w:cstheme="minorHAnsi"/>
          <w:color w:val="000000" w:themeColor="text1"/>
        </w:rPr>
        <w:t xml:space="preserve">in order to get </w:t>
      </w:r>
      <w:proofErr w:type="spellStart"/>
      <w:r w:rsidR="00811155">
        <w:rPr>
          <w:rFonts w:cstheme="minorHAnsi"/>
          <w:color w:val="000000" w:themeColor="text1"/>
        </w:rPr>
        <w:t>FilePath</w:t>
      </w:r>
      <w:proofErr w:type="spellEnd"/>
      <w:r w:rsidR="00811155">
        <w:rPr>
          <w:rFonts w:cstheme="minorHAnsi"/>
          <w:color w:val="000000" w:themeColor="text1"/>
        </w:rPr>
        <w:t xml:space="preserve"> </w:t>
      </w:r>
      <w:r w:rsidR="00AA77D8">
        <w:rPr>
          <w:rFonts w:cstheme="minorHAnsi"/>
          <w:color w:val="000000" w:themeColor="text1"/>
        </w:rPr>
        <w:t>column.</w:t>
      </w:r>
    </w:p>
    <w:p w14:paraId="130A15DB" w14:textId="6EE9E2F2" w:rsidR="007815E9" w:rsidRDefault="007815E9" w:rsidP="002854F4">
      <w:pPr>
        <w:contextualSpacing/>
        <w:jc w:val="both"/>
        <w:rPr>
          <w:rFonts w:cstheme="minorHAnsi"/>
          <w:color w:val="000000" w:themeColor="text1"/>
        </w:rPr>
      </w:pPr>
      <w:r>
        <w:rPr>
          <w:rFonts w:cstheme="minorHAnsi"/>
          <w:color w:val="000000" w:themeColor="text1"/>
        </w:rPr>
        <w:t xml:space="preserve">Now </w:t>
      </w:r>
      <w:r w:rsidR="007F0ED7">
        <w:rPr>
          <w:rFonts w:cstheme="minorHAnsi"/>
          <w:color w:val="000000" w:themeColor="text1"/>
        </w:rPr>
        <w:t>go to</w:t>
      </w:r>
      <w:r>
        <w:rPr>
          <w:rFonts w:cstheme="minorHAnsi"/>
          <w:color w:val="000000" w:themeColor="text1"/>
        </w:rPr>
        <w:t xml:space="preserve"> mapping</w:t>
      </w:r>
      <w:r w:rsidR="007F0ED7">
        <w:rPr>
          <w:rFonts w:cstheme="minorHAnsi"/>
          <w:color w:val="000000" w:themeColor="text1"/>
        </w:rPr>
        <w:t xml:space="preserve"> </w:t>
      </w:r>
      <w:r w:rsidR="00BB5ECD">
        <w:rPr>
          <w:rFonts w:cstheme="minorHAnsi"/>
          <w:color w:val="000000" w:themeColor="text1"/>
        </w:rPr>
        <w:t>tab,</w:t>
      </w:r>
      <w:r w:rsidR="007F0ED7">
        <w:rPr>
          <w:rFonts w:cstheme="minorHAnsi"/>
          <w:color w:val="000000" w:themeColor="text1"/>
        </w:rPr>
        <w:t xml:space="preserve"> click on clear </w:t>
      </w:r>
      <w:r w:rsidR="007F0ED7" w:rsidRPr="007F0ED7">
        <w:rPr>
          <w:rFonts w:cstheme="minorHAnsi"/>
          <w:color w:val="000000" w:themeColor="text1"/>
        </w:rPr>
        <w:sym w:font="Wingdings" w:char="F0E0"/>
      </w:r>
      <w:r w:rsidR="007F0ED7">
        <w:rPr>
          <w:rFonts w:cstheme="minorHAnsi"/>
          <w:color w:val="000000" w:themeColor="text1"/>
        </w:rPr>
        <w:t xml:space="preserve"> click on import schemas again.</w:t>
      </w:r>
    </w:p>
    <w:p w14:paraId="01693E9E" w14:textId="77777777" w:rsidR="00BF3DB7" w:rsidRDefault="0096562C" w:rsidP="002854F4">
      <w:pPr>
        <w:contextualSpacing/>
        <w:jc w:val="both"/>
        <w:rPr>
          <w:rFonts w:cstheme="minorHAnsi"/>
          <w:color w:val="000000" w:themeColor="text1"/>
        </w:rPr>
      </w:pPr>
      <w:r>
        <w:rPr>
          <w:rFonts w:cstheme="minorHAnsi"/>
          <w:color w:val="000000" w:themeColor="text1"/>
        </w:rPr>
        <w:t xml:space="preserve">Click on publish all . click on Add trigger </w:t>
      </w:r>
      <w:r w:rsidRPr="0096562C">
        <w:rPr>
          <w:rFonts w:cstheme="minorHAnsi"/>
          <w:color w:val="000000" w:themeColor="text1"/>
        </w:rPr>
        <w:sym w:font="Wingdings" w:char="F0E0"/>
      </w:r>
      <w:r>
        <w:rPr>
          <w:rFonts w:cstheme="minorHAnsi"/>
          <w:color w:val="000000" w:themeColor="text1"/>
        </w:rPr>
        <w:t xml:space="preserve"> Trigger now.</w:t>
      </w:r>
    </w:p>
    <w:p w14:paraId="6C5244F6" w14:textId="77777777" w:rsidR="00BF3DB7" w:rsidRDefault="00BF3DB7" w:rsidP="002854F4">
      <w:pPr>
        <w:contextualSpacing/>
        <w:jc w:val="both"/>
        <w:rPr>
          <w:rFonts w:cstheme="minorHAnsi"/>
          <w:color w:val="000000" w:themeColor="text1"/>
        </w:rPr>
      </w:pPr>
    </w:p>
    <w:p w14:paraId="5EE57CDE" w14:textId="77777777" w:rsidR="00BF3DB7" w:rsidRPr="002854F4" w:rsidRDefault="00BF3DB7" w:rsidP="00BF3DB7">
      <w:pPr>
        <w:contextualSpacing/>
        <w:jc w:val="both"/>
        <w:rPr>
          <w:rFonts w:cstheme="minorHAnsi"/>
          <w:color w:val="000000" w:themeColor="text1"/>
        </w:rPr>
      </w:pPr>
      <w:r>
        <w:rPr>
          <w:rFonts w:cstheme="minorHAnsi"/>
          <w:color w:val="000000" w:themeColor="text1"/>
        </w:rPr>
        <w:t xml:space="preserve">Now run select query , </w:t>
      </w:r>
      <w:r w:rsidR="0096562C">
        <w:rPr>
          <w:rFonts w:cstheme="minorHAnsi"/>
          <w:color w:val="000000" w:themeColor="text1"/>
        </w:rPr>
        <w:t xml:space="preserve"> </w:t>
      </w:r>
      <w:r>
        <w:rPr>
          <w:rFonts w:cstheme="minorHAnsi"/>
          <w:color w:val="000000" w:themeColor="text1"/>
        </w:rPr>
        <w:t xml:space="preserve">select * from </w:t>
      </w:r>
      <w:r w:rsidRPr="002854F4">
        <w:rPr>
          <w:rFonts w:cstheme="minorHAnsi"/>
          <w:color w:val="000000" w:themeColor="text1"/>
        </w:rPr>
        <w:t>[</w:t>
      </w:r>
      <w:proofErr w:type="spellStart"/>
      <w:r w:rsidRPr="002854F4">
        <w:rPr>
          <w:rFonts w:cstheme="minorHAnsi"/>
          <w:color w:val="000000" w:themeColor="text1"/>
        </w:rPr>
        <w:t>logdata_parquet</w:t>
      </w:r>
      <w:proofErr w:type="spellEnd"/>
      <w:r w:rsidRPr="002854F4">
        <w:rPr>
          <w:rFonts w:cstheme="minorHAnsi"/>
          <w:color w:val="000000" w:themeColor="text1"/>
        </w:rPr>
        <w:t>]</w:t>
      </w:r>
    </w:p>
    <w:p w14:paraId="668C3C73" w14:textId="57ED53B9" w:rsidR="00BF3DB7" w:rsidRDefault="00BF3DB7" w:rsidP="002854F4">
      <w:pPr>
        <w:contextualSpacing/>
        <w:jc w:val="both"/>
        <w:rPr>
          <w:rFonts w:cstheme="minorHAnsi"/>
          <w:color w:val="000000" w:themeColor="text1"/>
        </w:rPr>
      </w:pPr>
      <w:r>
        <w:rPr>
          <w:rFonts w:cstheme="minorHAnsi"/>
          <w:color w:val="000000" w:themeColor="text1"/>
        </w:rPr>
        <w:t xml:space="preserve">In </w:t>
      </w:r>
      <w:proofErr w:type="spellStart"/>
      <w:r>
        <w:rPr>
          <w:rFonts w:cstheme="minorHAnsi"/>
          <w:color w:val="000000" w:themeColor="text1"/>
        </w:rPr>
        <w:t>FilePath</w:t>
      </w:r>
      <w:proofErr w:type="spellEnd"/>
      <w:r>
        <w:rPr>
          <w:rFonts w:cstheme="minorHAnsi"/>
          <w:color w:val="000000" w:themeColor="text1"/>
        </w:rPr>
        <w:t xml:space="preserve"> column, we will see </w:t>
      </w:r>
      <w:r w:rsidR="00F1162D">
        <w:rPr>
          <w:rFonts w:cstheme="minorHAnsi"/>
          <w:color w:val="000000" w:themeColor="text1"/>
        </w:rPr>
        <w:t>name of the file(</w:t>
      </w:r>
      <w:proofErr w:type="spellStart"/>
      <w:r w:rsidR="00F1162D">
        <w:rPr>
          <w:rFonts w:cstheme="minorHAnsi"/>
          <w:color w:val="000000" w:themeColor="text1"/>
        </w:rPr>
        <w:t>Log.parquet</w:t>
      </w:r>
      <w:proofErr w:type="spellEnd"/>
      <w:r w:rsidR="00F1162D">
        <w:rPr>
          <w:rFonts w:cstheme="minorHAnsi"/>
          <w:color w:val="000000" w:themeColor="text1"/>
        </w:rPr>
        <w:t>).</w:t>
      </w:r>
    </w:p>
    <w:p w14:paraId="755ECD36" w14:textId="77777777" w:rsidR="003D131A" w:rsidRDefault="003D131A" w:rsidP="002854F4">
      <w:pPr>
        <w:contextualSpacing/>
        <w:jc w:val="both"/>
        <w:rPr>
          <w:rFonts w:cstheme="minorHAnsi"/>
          <w:color w:val="000000" w:themeColor="text1"/>
        </w:rPr>
      </w:pPr>
    </w:p>
    <w:p w14:paraId="2B4C96EF" w14:textId="6C810868" w:rsidR="003D131A" w:rsidRDefault="006F4824" w:rsidP="002854F4">
      <w:pPr>
        <w:contextualSpacing/>
        <w:jc w:val="both"/>
        <w:rPr>
          <w:rFonts w:cstheme="minorHAnsi"/>
          <w:color w:val="000000" w:themeColor="text1"/>
        </w:rPr>
      </w:pPr>
      <w:r w:rsidRPr="000A6106">
        <w:rPr>
          <w:rFonts w:cstheme="minorHAnsi"/>
          <w:b/>
          <w:bCs/>
          <w:color w:val="FF0000"/>
        </w:rPr>
        <w:t>COPY DATA USING COPY COMMAND:</w:t>
      </w:r>
      <w:r w:rsidRPr="000A6106">
        <w:rPr>
          <w:rFonts w:cstheme="minorHAnsi"/>
          <w:color w:val="FF0000"/>
        </w:rPr>
        <w:t xml:space="preserve"> </w:t>
      </w:r>
      <w:r w:rsidR="00BA595A">
        <w:rPr>
          <w:rFonts w:cstheme="minorHAnsi"/>
          <w:color w:val="000000" w:themeColor="text1"/>
        </w:rPr>
        <w:t>Specifying additional columns</w:t>
      </w:r>
      <w:r w:rsidR="007D65A0">
        <w:rPr>
          <w:rFonts w:cstheme="minorHAnsi"/>
          <w:color w:val="000000" w:themeColor="text1"/>
        </w:rPr>
        <w:t xml:space="preserve"> created </w:t>
      </w:r>
      <w:r w:rsidR="00BA595A">
        <w:rPr>
          <w:rFonts w:cstheme="minorHAnsi"/>
          <w:color w:val="000000" w:themeColor="text1"/>
        </w:rPr>
        <w:t xml:space="preserve"> is not allowed </w:t>
      </w:r>
      <w:r w:rsidR="005C3F0F">
        <w:rPr>
          <w:rFonts w:cstheme="minorHAnsi"/>
          <w:color w:val="000000" w:themeColor="text1"/>
        </w:rPr>
        <w:t xml:space="preserve">when using copy command </w:t>
      </w:r>
      <w:r w:rsidR="00A23050">
        <w:rPr>
          <w:rFonts w:cstheme="minorHAnsi"/>
          <w:color w:val="000000" w:themeColor="text1"/>
        </w:rPr>
        <w:t xml:space="preserve">in copy method. </w:t>
      </w:r>
      <w:r>
        <w:rPr>
          <w:rFonts w:cstheme="minorHAnsi"/>
          <w:color w:val="000000" w:themeColor="text1"/>
        </w:rPr>
        <w:t xml:space="preserve"> </w:t>
      </w:r>
    </w:p>
    <w:p w14:paraId="6E0FC1D2" w14:textId="77777777" w:rsidR="000A6106" w:rsidRDefault="000A6106" w:rsidP="000A6106">
      <w:pPr>
        <w:contextualSpacing/>
        <w:jc w:val="both"/>
        <w:rPr>
          <w:rFonts w:cstheme="minorHAnsi"/>
          <w:color w:val="000000" w:themeColor="text1"/>
        </w:rPr>
      </w:pPr>
    </w:p>
    <w:p w14:paraId="301B48E3" w14:textId="6FD23366" w:rsidR="004818C9" w:rsidRDefault="000A6106" w:rsidP="000A6106">
      <w:pPr>
        <w:jc w:val="both"/>
        <w:rPr>
          <w:rFonts w:cstheme="minorHAnsi"/>
          <w:color w:val="000000" w:themeColor="text1"/>
        </w:rPr>
      </w:pPr>
      <w:r w:rsidRPr="000A6106">
        <w:rPr>
          <w:rFonts w:cstheme="minorHAnsi"/>
          <w:b/>
          <w:bCs/>
          <w:color w:val="FF0000"/>
        </w:rPr>
        <w:t>COPY DATA USING POLYBASE COMMAND:</w:t>
      </w:r>
      <w:r>
        <w:rPr>
          <w:rFonts w:cstheme="minorHAnsi"/>
          <w:b/>
          <w:bCs/>
          <w:color w:val="FF0000"/>
        </w:rPr>
        <w:t xml:space="preserve"> </w:t>
      </w:r>
      <w:proofErr w:type="spellStart"/>
      <w:r w:rsidR="00F9018A">
        <w:rPr>
          <w:rFonts w:cstheme="minorHAnsi"/>
          <w:color w:val="000000" w:themeColor="text1"/>
        </w:rPr>
        <w:t>PolyBase</w:t>
      </w:r>
      <w:proofErr w:type="spellEnd"/>
      <w:r w:rsidR="00F9018A">
        <w:rPr>
          <w:rFonts w:cstheme="minorHAnsi"/>
          <w:color w:val="000000" w:themeColor="text1"/>
        </w:rPr>
        <w:t xml:space="preserve"> copy can only be run directly with source wild card file name </w:t>
      </w:r>
      <w:r w:rsidR="003445E1">
        <w:rPr>
          <w:rFonts w:cstheme="minorHAnsi"/>
          <w:color w:val="000000" w:themeColor="text1"/>
        </w:rPr>
        <w:t xml:space="preserve">setting *.*  or *,Please enable stagging or fix </w:t>
      </w:r>
      <w:r w:rsidR="00071C96">
        <w:rPr>
          <w:rFonts w:cstheme="minorHAnsi"/>
          <w:color w:val="000000" w:themeColor="text1"/>
        </w:rPr>
        <w:t>wild card file name.</w:t>
      </w:r>
    </w:p>
    <w:p w14:paraId="6F88C1D0" w14:textId="77777777" w:rsidR="00322CEC" w:rsidRDefault="00281004" w:rsidP="000A6106">
      <w:pPr>
        <w:jc w:val="both"/>
        <w:rPr>
          <w:rFonts w:cstheme="minorHAnsi"/>
          <w:color w:val="000000" w:themeColor="text1"/>
        </w:rPr>
      </w:pPr>
      <w:proofErr w:type="spellStart"/>
      <w:r>
        <w:rPr>
          <w:rFonts w:cstheme="minorHAnsi"/>
          <w:color w:val="000000" w:themeColor="text1"/>
        </w:rPr>
        <w:t>i.e</w:t>
      </w:r>
      <w:proofErr w:type="spellEnd"/>
      <w:r>
        <w:rPr>
          <w:rFonts w:cstheme="minorHAnsi"/>
          <w:color w:val="000000" w:themeColor="text1"/>
        </w:rPr>
        <w:t>; click on source tab of copy activity ,</w:t>
      </w:r>
    </w:p>
    <w:tbl>
      <w:tblPr>
        <w:tblStyle w:val="TableGrid"/>
        <w:tblpPr w:leftFromText="180" w:rightFromText="180" w:vertAnchor="text" w:horzAnchor="page" w:tblpX="4101" w:tblpY="26"/>
        <w:tblW w:w="0" w:type="auto"/>
        <w:tblLook w:val="04A0" w:firstRow="1" w:lastRow="0" w:firstColumn="1" w:lastColumn="0" w:noHBand="0" w:noVBand="1"/>
      </w:tblPr>
      <w:tblGrid>
        <w:gridCol w:w="2379"/>
      </w:tblGrid>
      <w:tr w:rsidR="00BE7393" w14:paraId="6A9E7DA2" w14:textId="77777777" w:rsidTr="00E67068">
        <w:trPr>
          <w:trHeight w:val="254"/>
        </w:trPr>
        <w:tc>
          <w:tcPr>
            <w:tcW w:w="2379" w:type="dxa"/>
          </w:tcPr>
          <w:p w14:paraId="4CFB9561" w14:textId="2A6E3D8B" w:rsidR="00BE7393" w:rsidRPr="00E67068" w:rsidRDefault="00E67068" w:rsidP="00BE7393">
            <w:pPr>
              <w:jc w:val="both"/>
              <w:rPr>
                <w:rFonts w:cstheme="minorHAnsi"/>
                <w:color w:val="808080" w:themeColor="background1" w:themeShade="80"/>
              </w:rPr>
            </w:pPr>
            <w:r w:rsidRPr="00E67068">
              <w:rPr>
                <w:rFonts w:cstheme="minorHAnsi"/>
                <w:color w:val="808080" w:themeColor="background1" w:themeShade="80"/>
              </w:rPr>
              <w:t xml:space="preserve">Wild card folder path </w:t>
            </w:r>
          </w:p>
        </w:tc>
      </w:tr>
    </w:tbl>
    <w:p w14:paraId="10D208F3" w14:textId="59BDA51D" w:rsidR="00BE7393" w:rsidRDefault="00FB4FE2" w:rsidP="000A6106">
      <w:pPr>
        <w:jc w:val="both"/>
        <w:rPr>
          <w:rFonts w:cstheme="minorHAnsi"/>
          <w:color w:val="000000" w:themeColor="text1"/>
        </w:rPr>
      </w:pPr>
      <w:r>
        <w:rPr>
          <w:rFonts w:cstheme="minorHAnsi"/>
          <w:color w:val="000000" w:themeColor="text1"/>
        </w:rPr>
        <w:t xml:space="preserve"> </w:t>
      </w:r>
      <w:r w:rsidR="00E67068">
        <w:rPr>
          <w:rFonts w:cstheme="minorHAnsi"/>
          <w:color w:val="000000" w:themeColor="text1"/>
        </w:rPr>
        <w:t xml:space="preserve"> </w:t>
      </w:r>
      <w:r w:rsidR="00BE7393">
        <w:rPr>
          <w:rFonts w:cstheme="minorHAnsi"/>
          <w:color w:val="000000" w:themeColor="text1"/>
        </w:rPr>
        <w:t>Wildcard Paths  :   Parquet/</w:t>
      </w:r>
    </w:p>
    <w:tbl>
      <w:tblPr>
        <w:tblStyle w:val="TableGrid"/>
        <w:tblpPr w:leftFromText="180" w:rightFromText="180" w:vertAnchor="text" w:horzAnchor="page" w:tblpX="2146" w:tblpY="6"/>
        <w:tblW w:w="0" w:type="auto"/>
        <w:tblLook w:val="04A0" w:firstRow="1" w:lastRow="0" w:firstColumn="1" w:lastColumn="0" w:noHBand="0" w:noVBand="1"/>
      </w:tblPr>
      <w:tblGrid>
        <w:gridCol w:w="2485"/>
      </w:tblGrid>
      <w:tr w:rsidR="00CC5EA2" w14:paraId="4B442DA9" w14:textId="77777777" w:rsidTr="00CC5EA2">
        <w:trPr>
          <w:trHeight w:val="249"/>
        </w:trPr>
        <w:tc>
          <w:tcPr>
            <w:tcW w:w="2485" w:type="dxa"/>
          </w:tcPr>
          <w:p w14:paraId="118F8DEB" w14:textId="00D25463" w:rsidR="00CC5EA2" w:rsidRDefault="0058287C" w:rsidP="00CC5EA2">
            <w:pPr>
              <w:jc w:val="both"/>
              <w:rPr>
                <w:rFonts w:cstheme="minorHAnsi"/>
                <w:color w:val="000000" w:themeColor="text1"/>
              </w:rPr>
            </w:pPr>
            <w:r>
              <w:rPr>
                <w:rFonts w:cstheme="minorHAnsi"/>
                <w:color w:val="000000" w:themeColor="text1"/>
              </w:rPr>
              <w:t>*.*</w:t>
            </w:r>
          </w:p>
        </w:tc>
      </w:tr>
    </w:tbl>
    <w:p w14:paraId="54464A22" w14:textId="77777777" w:rsidR="00CC5EA2" w:rsidRDefault="00FB4FE2" w:rsidP="000A6106">
      <w:pPr>
        <w:jc w:val="both"/>
        <w:rPr>
          <w:rFonts w:cstheme="minorHAnsi"/>
          <w:color w:val="000000" w:themeColor="text1"/>
        </w:rPr>
      </w:pPr>
      <w:r>
        <w:rPr>
          <w:rFonts w:cstheme="minorHAnsi"/>
          <w:color w:val="000000" w:themeColor="text1"/>
        </w:rPr>
        <w:t xml:space="preserve">/ </w:t>
      </w:r>
    </w:p>
    <w:p w14:paraId="0E5A8CC3" w14:textId="5FA1910B" w:rsidR="00BE7393" w:rsidRDefault="00BE7393" w:rsidP="000A6106">
      <w:pPr>
        <w:jc w:val="both"/>
        <w:rPr>
          <w:rFonts w:cstheme="minorHAnsi"/>
          <w:color w:val="000000" w:themeColor="text1"/>
        </w:rPr>
      </w:pPr>
    </w:p>
    <w:tbl>
      <w:tblPr>
        <w:tblStyle w:val="TableGrid"/>
        <w:tblpPr w:leftFromText="180" w:rightFromText="180" w:horzAnchor="page" w:tblpX="3411" w:tblpY="200"/>
        <w:tblW w:w="0" w:type="auto"/>
        <w:tblLook w:val="04A0" w:firstRow="1" w:lastRow="0" w:firstColumn="1" w:lastColumn="0" w:noHBand="0" w:noVBand="1"/>
      </w:tblPr>
      <w:tblGrid>
        <w:gridCol w:w="2820"/>
      </w:tblGrid>
      <w:tr w:rsidR="00BE7393" w14:paraId="0D56E9A1" w14:textId="77777777" w:rsidTr="00BE7393">
        <w:trPr>
          <w:trHeight w:val="249"/>
        </w:trPr>
        <w:tc>
          <w:tcPr>
            <w:tcW w:w="2820" w:type="dxa"/>
          </w:tcPr>
          <w:p w14:paraId="44626203" w14:textId="77777777" w:rsidR="00BE7393" w:rsidRDefault="00BE7393" w:rsidP="00BE7393">
            <w:pPr>
              <w:jc w:val="both"/>
              <w:rPr>
                <w:rFonts w:cstheme="minorHAnsi"/>
                <w:color w:val="000000" w:themeColor="text1"/>
              </w:rPr>
            </w:pPr>
          </w:p>
        </w:tc>
      </w:tr>
    </w:tbl>
    <w:p w14:paraId="16F74D41" w14:textId="0A00E60E" w:rsidR="00281004" w:rsidRDefault="0010799A" w:rsidP="000A6106">
      <w:pPr>
        <w:jc w:val="both"/>
        <w:rPr>
          <w:rFonts w:cstheme="minorHAnsi"/>
          <w:color w:val="000000" w:themeColor="text1"/>
        </w:rPr>
      </w:pPr>
      <w:r>
        <w:rPr>
          <w:rFonts w:cstheme="minorHAnsi"/>
          <w:color w:val="000000" w:themeColor="text1"/>
        </w:rPr>
        <w:t xml:space="preserve"> </w:t>
      </w:r>
      <w:r w:rsidR="005552F2">
        <w:rPr>
          <w:rFonts w:cstheme="minorHAnsi"/>
          <w:color w:val="000000" w:themeColor="text1"/>
        </w:rPr>
        <w:t xml:space="preserve">Instead of </w:t>
      </w:r>
      <w:r w:rsidR="00341C5E">
        <w:rPr>
          <w:rFonts w:cstheme="minorHAnsi"/>
          <w:color w:val="000000" w:themeColor="text1"/>
        </w:rPr>
        <w:t>*. parquet,</w:t>
      </w:r>
      <w:r w:rsidR="005552F2">
        <w:rPr>
          <w:rFonts w:cstheme="minorHAnsi"/>
          <w:color w:val="000000" w:themeColor="text1"/>
        </w:rPr>
        <w:t xml:space="preserve"> we need to keep </w:t>
      </w:r>
      <w:r w:rsidR="00341C5E">
        <w:rPr>
          <w:rFonts w:cstheme="minorHAnsi"/>
          <w:color w:val="000000" w:themeColor="text1"/>
        </w:rPr>
        <w:t>*.*</w:t>
      </w:r>
      <w:r w:rsidR="005552F2">
        <w:rPr>
          <w:rFonts w:cstheme="minorHAnsi"/>
          <w:color w:val="000000" w:themeColor="text1"/>
        </w:rPr>
        <w:t xml:space="preserve"> as above.</w:t>
      </w:r>
      <w:r w:rsidR="00644376">
        <w:rPr>
          <w:rFonts w:cstheme="minorHAnsi"/>
          <w:color w:val="000000" w:themeColor="text1"/>
        </w:rPr>
        <w:t xml:space="preserve">   </w:t>
      </w:r>
    </w:p>
    <w:p w14:paraId="418669E3" w14:textId="79120591" w:rsidR="00644376" w:rsidRDefault="00644376" w:rsidP="000A6106">
      <w:pPr>
        <w:jc w:val="both"/>
        <w:rPr>
          <w:rFonts w:cstheme="minorHAnsi"/>
          <w:color w:val="000000" w:themeColor="text1"/>
        </w:rPr>
      </w:pPr>
      <w:r>
        <w:rPr>
          <w:rFonts w:cstheme="minorHAnsi"/>
          <w:color w:val="000000" w:themeColor="text1"/>
        </w:rPr>
        <w:t>Or else</w:t>
      </w:r>
    </w:p>
    <w:p w14:paraId="338767C8" w14:textId="430838B9" w:rsidR="00644376" w:rsidRDefault="00644376" w:rsidP="000A6106">
      <w:pPr>
        <w:jc w:val="both"/>
        <w:rPr>
          <w:rFonts w:cstheme="minorHAnsi"/>
          <w:color w:val="000000" w:themeColor="text1"/>
        </w:rPr>
      </w:pPr>
      <w:r>
        <w:rPr>
          <w:rFonts w:cstheme="minorHAnsi"/>
          <w:color w:val="000000" w:themeColor="text1"/>
        </w:rPr>
        <w:t xml:space="preserve">We can keep </w:t>
      </w:r>
      <w:r w:rsidR="00051740">
        <w:rPr>
          <w:rFonts w:cstheme="minorHAnsi"/>
          <w:color w:val="000000" w:themeColor="text1"/>
        </w:rPr>
        <w:t>*. parquet</w:t>
      </w:r>
      <w:r>
        <w:rPr>
          <w:rFonts w:cstheme="minorHAnsi"/>
          <w:color w:val="000000" w:themeColor="text1"/>
        </w:rPr>
        <w:t xml:space="preserve"> only above </w:t>
      </w:r>
      <w:r w:rsidR="00E83ED0">
        <w:rPr>
          <w:rFonts w:cstheme="minorHAnsi"/>
          <w:color w:val="000000" w:themeColor="text1"/>
        </w:rPr>
        <w:t>in order</w:t>
      </w:r>
      <w:r w:rsidR="00C625A6">
        <w:rPr>
          <w:rFonts w:cstheme="minorHAnsi"/>
          <w:color w:val="000000" w:themeColor="text1"/>
        </w:rPr>
        <w:t xml:space="preserve"> to get only </w:t>
      </w:r>
      <w:r w:rsidR="00051740">
        <w:rPr>
          <w:rFonts w:cstheme="minorHAnsi"/>
          <w:color w:val="000000" w:themeColor="text1"/>
        </w:rPr>
        <w:t>parquet-based</w:t>
      </w:r>
      <w:r w:rsidR="00C625A6">
        <w:rPr>
          <w:rFonts w:cstheme="minorHAnsi"/>
          <w:color w:val="000000" w:themeColor="text1"/>
        </w:rPr>
        <w:t xml:space="preserve"> files from container. And go to settings of copy activity </w:t>
      </w:r>
      <w:r w:rsidR="00977690">
        <w:rPr>
          <w:rFonts w:cstheme="minorHAnsi"/>
          <w:color w:val="000000" w:themeColor="text1"/>
        </w:rPr>
        <w:t>and enable stagging.</w:t>
      </w:r>
      <w:r w:rsidR="003D5160">
        <w:rPr>
          <w:rFonts w:cstheme="minorHAnsi"/>
          <w:color w:val="000000" w:themeColor="text1"/>
        </w:rPr>
        <w:t xml:space="preserve"> For staging It needs to have a storage account in </w:t>
      </w:r>
      <w:r w:rsidR="00051740">
        <w:rPr>
          <w:rFonts w:cstheme="minorHAnsi"/>
          <w:color w:val="000000" w:themeColor="text1"/>
        </w:rPr>
        <w:t>place.</w:t>
      </w:r>
      <w:r w:rsidR="001B2CDB">
        <w:rPr>
          <w:rFonts w:cstheme="minorHAnsi"/>
          <w:color w:val="000000" w:themeColor="text1"/>
        </w:rPr>
        <w:t xml:space="preserve"> </w:t>
      </w:r>
      <w:proofErr w:type="gramStart"/>
      <w:r w:rsidR="001B2CDB">
        <w:rPr>
          <w:rFonts w:cstheme="minorHAnsi"/>
          <w:color w:val="000000" w:themeColor="text1"/>
        </w:rPr>
        <w:t>so</w:t>
      </w:r>
      <w:proofErr w:type="gramEnd"/>
      <w:r w:rsidR="001B2CDB">
        <w:rPr>
          <w:rFonts w:cstheme="minorHAnsi"/>
          <w:color w:val="000000" w:themeColor="text1"/>
        </w:rPr>
        <w:t xml:space="preserve"> this </w:t>
      </w:r>
      <w:proofErr w:type="spellStart"/>
      <w:r w:rsidR="001B2CDB">
        <w:rPr>
          <w:rFonts w:cstheme="minorHAnsi"/>
          <w:color w:val="000000" w:themeColor="text1"/>
        </w:rPr>
        <w:t>gonna</w:t>
      </w:r>
      <w:proofErr w:type="spellEnd"/>
      <w:r w:rsidR="001B2CDB">
        <w:rPr>
          <w:rFonts w:cstheme="minorHAnsi"/>
          <w:color w:val="000000" w:themeColor="text1"/>
        </w:rPr>
        <w:t xml:space="preserve"> be </w:t>
      </w:r>
      <w:r w:rsidR="00E83ED0">
        <w:rPr>
          <w:rFonts w:cstheme="minorHAnsi"/>
          <w:color w:val="000000" w:themeColor="text1"/>
        </w:rPr>
        <w:t>temporary</w:t>
      </w:r>
      <w:r w:rsidR="001B2CDB">
        <w:rPr>
          <w:rFonts w:cstheme="minorHAnsi"/>
          <w:color w:val="000000" w:themeColor="text1"/>
        </w:rPr>
        <w:t xml:space="preserve"> place for entire transfer </w:t>
      </w:r>
      <w:r w:rsidR="00E83ED0">
        <w:rPr>
          <w:rFonts w:cstheme="minorHAnsi"/>
          <w:color w:val="000000" w:themeColor="text1"/>
        </w:rPr>
        <w:t>activity.</w:t>
      </w:r>
      <w:r w:rsidR="002E62CA">
        <w:rPr>
          <w:rFonts w:cstheme="minorHAnsi"/>
          <w:color w:val="000000" w:themeColor="text1"/>
        </w:rPr>
        <w:t xml:space="preserve"> so go to ADLS storage account</w:t>
      </w:r>
      <w:r w:rsidR="00662057">
        <w:rPr>
          <w:rFonts w:cstheme="minorHAnsi"/>
          <w:color w:val="000000" w:themeColor="text1"/>
        </w:rPr>
        <w:t xml:space="preserve">, go to </w:t>
      </w:r>
      <w:r w:rsidR="00051740">
        <w:rPr>
          <w:rFonts w:cstheme="minorHAnsi"/>
          <w:color w:val="000000" w:themeColor="text1"/>
        </w:rPr>
        <w:t>container,</w:t>
      </w:r>
      <w:r w:rsidR="00662057">
        <w:rPr>
          <w:rFonts w:cstheme="minorHAnsi"/>
          <w:color w:val="000000" w:themeColor="text1"/>
        </w:rPr>
        <w:t xml:space="preserve"> and create container of </w:t>
      </w:r>
      <w:r w:rsidR="00E83ED0">
        <w:rPr>
          <w:rFonts w:cstheme="minorHAnsi"/>
          <w:color w:val="000000" w:themeColor="text1"/>
        </w:rPr>
        <w:t>staging.</w:t>
      </w:r>
      <w:r w:rsidR="00662057">
        <w:rPr>
          <w:rFonts w:cstheme="minorHAnsi"/>
          <w:color w:val="000000" w:themeColor="text1"/>
        </w:rPr>
        <w:t xml:space="preserve"> Now in settings after enabling staging, select ADLS storage account and browse container </w:t>
      </w:r>
      <w:r w:rsidR="00394079">
        <w:rPr>
          <w:rFonts w:cstheme="minorHAnsi"/>
          <w:color w:val="000000" w:themeColor="text1"/>
        </w:rPr>
        <w:t>directory or container folder (stagging</w:t>
      </w:r>
      <w:r w:rsidR="000F6665">
        <w:rPr>
          <w:rFonts w:cstheme="minorHAnsi"/>
          <w:color w:val="000000" w:themeColor="text1"/>
        </w:rPr>
        <w:t xml:space="preserve"> folder</w:t>
      </w:r>
      <w:r w:rsidR="00394079">
        <w:rPr>
          <w:rFonts w:cstheme="minorHAnsi"/>
          <w:color w:val="000000" w:themeColor="text1"/>
        </w:rPr>
        <w:t xml:space="preserve">) </w:t>
      </w:r>
      <w:r w:rsidR="00F9384C">
        <w:rPr>
          <w:rFonts w:cstheme="minorHAnsi"/>
          <w:color w:val="000000" w:themeColor="text1"/>
        </w:rPr>
        <w:t>there and validate all, publish all and trigger now.</w:t>
      </w:r>
    </w:p>
    <w:p w14:paraId="2BB899C3" w14:textId="77777777" w:rsidR="000F6665" w:rsidRPr="000F6665" w:rsidRDefault="000F6665" w:rsidP="000F6665">
      <w:pPr>
        <w:jc w:val="both"/>
        <w:rPr>
          <w:rFonts w:cstheme="minorHAnsi"/>
          <w:color w:val="000000" w:themeColor="text1"/>
        </w:rPr>
      </w:pPr>
    </w:p>
    <w:p w14:paraId="7B5F971F" w14:textId="3EF63424" w:rsidR="000F6665" w:rsidRDefault="000F6665" w:rsidP="00051740">
      <w:pPr>
        <w:spacing w:after="0" w:line="240" w:lineRule="auto"/>
        <w:jc w:val="both"/>
        <w:rPr>
          <w:rFonts w:eastAsia="Times New Roman" w:cstheme="minorHAnsi"/>
          <w:color w:val="000000" w:themeColor="text1"/>
        </w:rPr>
      </w:pPr>
      <w:r w:rsidRPr="000F6665">
        <w:rPr>
          <w:rFonts w:eastAsia="Times New Roman" w:cstheme="minorHAnsi"/>
          <w:color w:val="000000" w:themeColor="text1"/>
        </w:rPr>
        <w:t xml:space="preserve">When </w:t>
      </w:r>
      <w:r>
        <w:rPr>
          <w:rFonts w:eastAsia="Times New Roman" w:cstheme="minorHAnsi"/>
          <w:color w:val="000000" w:themeColor="text1"/>
        </w:rPr>
        <w:t>we</w:t>
      </w:r>
      <w:r w:rsidRPr="000F6665">
        <w:rPr>
          <w:rFonts w:eastAsia="Times New Roman" w:cstheme="minorHAnsi"/>
          <w:color w:val="000000" w:themeColor="text1"/>
        </w:rPr>
        <w:t xml:space="preserve"> are looking at an effective way of copying data into Azure Synapse, </w:t>
      </w:r>
      <w:r>
        <w:rPr>
          <w:rFonts w:eastAsia="Times New Roman" w:cstheme="minorHAnsi"/>
          <w:color w:val="000000" w:themeColor="text1"/>
        </w:rPr>
        <w:t>always</w:t>
      </w:r>
      <w:r w:rsidRPr="000F6665">
        <w:rPr>
          <w:rFonts w:eastAsia="Times New Roman" w:cstheme="minorHAnsi"/>
          <w:color w:val="000000" w:themeColor="text1"/>
        </w:rPr>
        <w:t xml:space="preserve"> consider using </w:t>
      </w:r>
      <w:proofErr w:type="spellStart"/>
      <w:r w:rsidRPr="000F6665">
        <w:rPr>
          <w:rFonts w:eastAsia="Times New Roman" w:cstheme="minorHAnsi"/>
          <w:color w:val="000000" w:themeColor="text1"/>
        </w:rPr>
        <w:t>PolyBase</w:t>
      </w:r>
      <w:proofErr w:type="spellEnd"/>
      <w:r w:rsidRPr="000F6665">
        <w:rPr>
          <w:rFonts w:eastAsia="Times New Roman" w:cstheme="minorHAnsi"/>
          <w:color w:val="000000" w:themeColor="text1"/>
        </w:rPr>
        <w:t xml:space="preserve">. So, </w:t>
      </w:r>
      <w:proofErr w:type="spellStart"/>
      <w:r w:rsidRPr="000F6665">
        <w:rPr>
          <w:rFonts w:eastAsia="Times New Roman" w:cstheme="minorHAnsi"/>
          <w:color w:val="000000" w:themeColor="text1"/>
        </w:rPr>
        <w:t>PolyBase</w:t>
      </w:r>
      <w:proofErr w:type="spellEnd"/>
      <w:r w:rsidRPr="000F6665">
        <w:rPr>
          <w:rFonts w:eastAsia="Times New Roman" w:cstheme="minorHAnsi"/>
          <w:color w:val="000000" w:themeColor="text1"/>
        </w:rPr>
        <w:t xml:space="preserve"> can actually make use of a parallel mechanism, wherein data can be shifted in parallel onto our,</w:t>
      </w:r>
      <w:r>
        <w:rPr>
          <w:rFonts w:eastAsia="Times New Roman" w:cstheme="minorHAnsi"/>
          <w:color w:val="000000" w:themeColor="text1"/>
        </w:rPr>
        <w:t xml:space="preserve"> </w:t>
      </w:r>
      <w:r w:rsidRPr="000F6665">
        <w:rPr>
          <w:rFonts w:eastAsia="Times New Roman" w:cstheme="minorHAnsi"/>
          <w:color w:val="000000" w:themeColor="text1"/>
        </w:rPr>
        <w:t xml:space="preserve">or the use of multiple compute nodes if </w:t>
      </w:r>
      <w:r w:rsidR="007A1F67">
        <w:rPr>
          <w:rFonts w:eastAsia="Times New Roman" w:cstheme="minorHAnsi"/>
          <w:color w:val="000000" w:themeColor="text1"/>
        </w:rPr>
        <w:t>we</w:t>
      </w:r>
      <w:r w:rsidRPr="000F6665">
        <w:rPr>
          <w:rFonts w:eastAsia="Times New Roman" w:cstheme="minorHAnsi"/>
          <w:color w:val="000000" w:themeColor="text1"/>
        </w:rPr>
        <w:t xml:space="preserve"> do have them configured for your dedicated SQL pool. So, it makes it much more efficient when it comes onto the data transfer.</w:t>
      </w:r>
    </w:p>
    <w:p w14:paraId="4552C20F" w14:textId="77777777" w:rsidR="004871D8" w:rsidRPr="00CF1A36" w:rsidRDefault="00051740" w:rsidP="00CF1A36">
      <w:pPr>
        <w:pStyle w:val="transcript--underline-cue--3osdw"/>
        <w:spacing w:before="0" w:beforeAutospacing="0" w:after="0" w:afterAutospacing="0"/>
        <w:jc w:val="both"/>
        <w:rPr>
          <w:rFonts w:asciiTheme="minorHAnsi" w:hAnsiTheme="minorHAnsi" w:cstheme="minorHAnsi"/>
          <w:color w:val="000000" w:themeColor="text1"/>
          <w:sz w:val="22"/>
          <w:szCs w:val="22"/>
        </w:rPr>
      </w:pPr>
      <w:r w:rsidRPr="00A40902">
        <w:rPr>
          <w:rFonts w:asciiTheme="minorHAnsi" w:hAnsiTheme="minorHAnsi" w:cstheme="minorHAnsi"/>
          <w:b/>
          <w:bCs/>
          <w:color w:val="FF0000"/>
          <w:sz w:val="22"/>
          <w:szCs w:val="22"/>
        </w:rPr>
        <w:lastRenderedPageBreak/>
        <w:t>MAPPING DATA FLOW</w:t>
      </w:r>
      <w:r w:rsidR="003C1E9B" w:rsidRPr="00A40902">
        <w:rPr>
          <w:rFonts w:asciiTheme="minorHAnsi" w:hAnsiTheme="minorHAnsi" w:cstheme="minorHAnsi"/>
          <w:b/>
          <w:bCs/>
          <w:color w:val="FF0000"/>
          <w:sz w:val="22"/>
          <w:szCs w:val="22"/>
        </w:rPr>
        <w:t>S</w:t>
      </w:r>
      <w:r w:rsidRPr="00A40902">
        <w:rPr>
          <w:rFonts w:asciiTheme="minorHAnsi" w:hAnsiTheme="minorHAnsi" w:cstheme="minorHAnsi"/>
          <w:b/>
          <w:bCs/>
          <w:color w:val="FF0000"/>
          <w:sz w:val="22"/>
          <w:szCs w:val="22"/>
        </w:rPr>
        <w:t>:</w:t>
      </w:r>
      <w:r>
        <w:rPr>
          <w:rFonts w:cstheme="minorHAnsi"/>
          <w:b/>
          <w:bCs/>
          <w:color w:val="FF0000"/>
        </w:rPr>
        <w:t xml:space="preserve">  </w:t>
      </w:r>
      <w:r w:rsidR="004871D8" w:rsidRPr="00CF1A36">
        <w:rPr>
          <w:rFonts w:asciiTheme="minorHAnsi" w:hAnsiTheme="minorHAnsi" w:cstheme="minorHAnsi"/>
          <w:color w:val="000000" w:themeColor="text1"/>
          <w:sz w:val="22"/>
          <w:szCs w:val="22"/>
        </w:rPr>
        <w:t xml:space="preserve">When you </w:t>
      </w:r>
      <w:proofErr w:type="spellStart"/>
      <w:r w:rsidR="004871D8" w:rsidRPr="00CF1A36">
        <w:rPr>
          <w:rFonts w:asciiTheme="minorHAnsi" w:hAnsiTheme="minorHAnsi" w:cstheme="minorHAnsi"/>
          <w:color w:val="000000" w:themeColor="text1"/>
          <w:sz w:val="22"/>
          <w:szCs w:val="22"/>
        </w:rPr>
        <w:t>wanna</w:t>
      </w:r>
      <w:proofErr w:type="spellEnd"/>
      <w:r w:rsidR="004871D8" w:rsidRPr="00CF1A36">
        <w:rPr>
          <w:rFonts w:asciiTheme="minorHAnsi" w:hAnsiTheme="minorHAnsi" w:cstheme="minorHAnsi"/>
          <w:color w:val="000000" w:themeColor="text1"/>
          <w:sz w:val="22"/>
          <w:szCs w:val="22"/>
        </w:rPr>
        <w:t xml:space="preserve"> perform more complex transformations</w:t>
      </w:r>
    </w:p>
    <w:p w14:paraId="15CED1B2" w14:textId="29CD119B" w:rsidR="004871D8" w:rsidRPr="004871D8" w:rsidRDefault="004871D8" w:rsidP="00CF1A36">
      <w:pPr>
        <w:spacing w:after="0" w:line="240" w:lineRule="auto"/>
        <w:jc w:val="both"/>
        <w:rPr>
          <w:rFonts w:eastAsia="Times New Roman" w:cstheme="minorHAnsi"/>
          <w:color w:val="000000" w:themeColor="text1"/>
        </w:rPr>
      </w:pPr>
      <w:r w:rsidRPr="004871D8">
        <w:rPr>
          <w:rFonts w:eastAsia="Times New Roman" w:cstheme="minorHAnsi"/>
          <w:color w:val="000000" w:themeColor="text1"/>
        </w:rPr>
        <w:t>on your data, you can actually make use</w:t>
      </w:r>
      <w:r w:rsidR="004563D0" w:rsidRPr="00CF1A36">
        <w:rPr>
          <w:rFonts w:eastAsia="Times New Roman" w:cstheme="minorHAnsi"/>
          <w:color w:val="000000" w:themeColor="text1"/>
        </w:rPr>
        <w:t xml:space="preserve"> </w:t>
      </w:r>
      <w:r w:rsidRPr="004871D8">
        <w:rPr>
          <w:rFonts w:eastAsia="Times New Roman" w:cstheme="minorHAnsi"/>
          <w:color w:val="000000" w:themeColor="text1"/>
        </w:rPr>
        <w:t>of mapping data flows</w:t>
      </w:r>
      <w:r w:rsidR="00B241C5" w:rsidRPr="00CF1A36">
        <w:rPr>
          <w:rFonts w:eastAsia="Times New Roman" w:cstheme="minorHAnsi"/>
          <w:color w:val="000000" w:themeColor="text1"/>
        </w:rPr>
        <w:t xml:space="preserve"> </w:t>
      </w:r>
      <w:r w:rsidRPr="004871D8">
        <w:rPr>
          <w:rFonts w:eastAsia="Times New Roman" w:cstheme="minorHAnsi"/>
          <w:color w:val="000000" w:themeColor="text1"/>
        </w:rPr>
        <w:t>Here you can visualize your data transformations</w:t>
      </w:r>
      <w:r w:rsidR="00B241C5" w:rsidRPr="00CF1A36">
        <w:rPr>
          <w:rFonts w:eastAsia="Times New Roman" w:cstheme="minorHAnsi"/>
          <w:color w:val="000000" w:themeColor="text1"/>
        </w:rPr>
        <w:t xml:space="preserve"> </w:t>
      </w:r>
      <w:r w:rsidRPr="004871D8">
        <w:rPr>
          <w:rFonts w:eastAsia="Times New Roman" w:cstheme="minorHAnsi"/>
          <w:color w:val="000000" w:themeColor="text1"/>
        </w:rPr>
        <w:t>within Azure Data Factory.</w:t>
      </w:r>
      <w:r w:rsidR="00B241C5" w:rsidRPr="00CF1A36">
        <w:rPr>
          <w:rFonts w:eastAsia="Times New Roman" w:cstheme="minorHAnsi"/>
          <w:color w:val="000000" w:themeColor="text1"/>
        </w:rPr>
        <w:t xml:space="preserve"> </w:t>
      </w:r>
      <w:r w:rsidRPr="004871D8">
        <w:rPr>
          <w:rFonts w:eastAsia="Times New Roman" w:cstheme="minorHAnsi"/>
          <w:color w:val="000000" w:themeColor="text1"/>
        </w:rPr>
        <w:t>You can actually write the required transformation logic</w:t>
      </w:r>
      <w:r w:rsidR="00B241C5" w:rsidRPr="00CF1A36">
        <w:rPr>
          <w:rFonts w:eastAsia="Times New Roman" w:cstheme="minorHAnsi"/>
          <w:color w:val="000000" w:themeColor="text1"/>
        </w:rPr>
        <w:t xml:space="preserve"> </w:t>
      </w:r>
      <w:r w:rsidRPr="004871D8">
        <w:rPr>
          <w:rFonts w:eastAsia="Times New Roman" w:cstheme="minorHAnsi"/>
          <w:color w:val="000000" w:themeColor="text1"/>
        </w:rPr>
        <w:t>without the need of actually writing any code.</w:t>
      </w:r>
      <w:r w:rsidR="00B241C5" w:rsidRPr="00CF1A36">
        <w:rPr>
          <w:rFonts w:eastAsia="Times New Roman" w:cstheme="minorHAnsi"/>
          <w:color w:val="000000" w:themeColor="text1"/>
        </w:rPr>
        <w:t xml:space="preserve"> </w:t>
      </w:r>
    </w:p>
    <w:p w14:paraId="6C2B5694" w14:textId="290E481E" w:rsidR="00CF1A36" w:rsidRPr="00CF1A36" w:rsidRDefault="00B84B28" w:rsidP="00CF1A36">
      <w:pPr>
        <w:spacing w:after="0" w:line="240" w:lineRule="auto"/>
        <w:jc w:val="both"/>
        <w:rPr>
          <w:rFonts w:eastAsia="Times New Roman" w:cstheme="minorHAnsi"/>
          <w:color w:val="000000" w:themeColor="text1"/>
        </w:rPr>
      </w:pPr>
      <w:r w:rsidRPr="00CF1A36">
        <w:rPr>
          <w:rFonts w:eastAsia="Times New Roman" w:cstheme="minorHAnsi"/>
          <w:color w:val="000000" w:themeColor="text1"/>
        </w:rPr>
        <w:t xml:space="preserve">When it comes to copy </w:t>
      </w:r>
      <w:r w:rsidR="003160FE" w:rsidRPr="00CF1A36">
        <w:rPr>
          <w:rFonts w:eastAsia="Times New Roman" w:cstheme="minorHAnsi"/>
          <w:color w:val="000000" w:themeColor="text1"/>
        </w:rPr>
        <w:t xml:space="preserve">data </w:t>
      </w:r>
      <w:r w:rsidRPr="00CF1A36">
        <w:rPr>
          <w:rFonts w:eastAsia="Times New Roman" w:cstheme="minorHAnsi"/>
          <w:color w:val="000000" w:themeColor="text1"/>
        </w:rPr>
        <w:t>tool wizard</w:t>
      </w:r>
      <w:r w:rsidR="00262A1E" w:rsidRPr="00CF1A36">
        <w:rPr>
          <w:rFonts w:eastAsia="Times New Roman" w:cstheme="minorHAnsi"/>
          <w:color w:val="000000" w:themeColor="text1"/>
        </w:rPr>
        <w:t xml:space="preserve">, we just copied data from source </w:t>
      </w:r>
      <w:r w:rsidR="003160FE" w:rsidRPr="00CF1A36">
        <w:rPr>
          <w:rFonts w:eastAsia="Times New Roman" w:cstheme="minorHAnsi"/>
          <w:color w:val="000000" w:themeColor="text1"/>
        </w:rPr>
        <w:t xml:space="preserve">and moved to </w:t>
      </w:r>
      <w:r w:rsidR="00A40902" w:rsidRPr="00CF1A36">
        <w:rPr>
          <w:rFonts w:eastAsia="Times New Roman" w:cstheme="minorHAnsi"/>
          <w:color w:val="000000" w:themeColor="text1"/>
        </w:rPr>
        <w:t>destination.</w:t>
      </w:r>
      <w:r w:rsidR="00A40902" w:rsidRPr="004871D8">
        <w:rPr>
          <w:rFonts w:eastAsia="Times New Roman" w:cstheme="minorHAnsi"/>
          <w:color w:val="000000" w:themeColor="text1"/>
        </w:rPr>
        <w:t xml:space="preserve"> If</w:t>
      </w:r>
      <w:r w:rsidR="004871D8" w:rsidRPr="004871D8">
        <w:rPr>
          <w:rFonts w:eastAsia="Times New Roman" w:cstheme="minorHAnsi"/>
          <w:color w:val="000000" w:themeColor="text1"/>
        </w:rPr>
        <w:t xml:space="preserve"> you </w:t>
      </w:r>
      <w:proofErr w:type="spellStart"/>
      <w:r w:rsidR="004871D8" w:rsidRPr="004871D8">
        <w:rPr>
          <w:rFonts w:eastAsia="Times New Roman" w:cstheme="minorHAnsi"/>
          <w:color w:val="000000" w:themeColor="text1"/>
        </w:rPr>
        <w:t>wanna</w:t>
      </w:r>
      <w:proofErr w:type="spellEnd"/>
      <w:r w:rsidR="004871D8" w:rsidRPr="004871D8">
        <w:rPr>
          <w:rFonts w:eastAsia="Times New Roman" w:cstheme="minorHAnsi"/>
          <w:color w:val="000000" w:themeColor="text1"/>
        </w:rPr>
        <w:t xml:space="preserve"> make use of more complex transformations,</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you can make use of mapping data flows.</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Now, the reason that you can actually perform</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more complex transformations using mapping data flows,</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is because instead of using that Azure integration runtime</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that's normally used for your copy data activity,</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here the actual data flow is going to run</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on Apache Spark clusters, and this is charged separately.</w:t>
      </w:r>
      <w:r w:rsidR="003160FE" w:rsidRPr="00CF1A36">
        <w:rPr>
          <w:rFonts w:eastAsia="Times New Roman" w:cstheme="minorHAnsi"/>
          <w:color w:val="000000" w:themeColor="text1"/>
        </w:rPr>
        <w:t xml:space="preserve"> </w:t>
      </w:r>
      <w:r w:rsidR="00A40902" w:rsidRPr="004871D8">
        <w:rPr>
          <w:rFonts w:eastAsia="Times New Roman" w:cstheme="minorHAnsi"/>
          <w:color w:val="000000" w:themeColor="text1"/>
        </w:rPr>
        <w:t>So,</w:t>
      </w:r>
      <w:r w:rsidR="004871D8" w:rsidRPr="004871D8">
        <w:rPr>
          <w:rFonts w:eastAsia="Times New Roman" w:cstheme="minorHAnsi"/>
          <w:color w:val="000000" w:themeColor="text1"/>
        </w:rPr>
        <w:t xml:space="preserve"> you won't be charged for the Azure integration </w:t>
      </w:r>
      <w:r w:rsidR="00A40902" w:rsidRPr="004871D8">
        <w:rPr>
          <w:rFonts w:eastAsia="Times New Roman" w:cstheme="minorHAnsi"/>
          <w:color w:val="000000" w:themeColor="text1"/>
        </w:rPr>
        <w:t>runtime,</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but you will be charged for the runtime</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when it comes onto the Apache Spark clusters.</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So automatically in the background, Azure Data Factory</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will spin up the compute infrastructure</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for your clusters, run your mapping data flows</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on the clusters itself,</w:t>
      </w:r>
      <w:r w:rsidR="00A40902">
        <w:rPr>
          <w:rFonts w:eastAsia="Times New Roman" w:cstheme="minorHAnsi"/>
          <w:color w:val="000000" w:themeColor="text1"/>
        </w:rPr>
        <w:t xml:space="preserve"> </w:t>
      </w:r>
      <w:r w:rsidR="004871D8" w:rsidRPr="004871D8">
        <w:rPr>
          <w:rFonts w:eastAsia="Times New Roman" w:cstheme="minorHAnsi"/>
          <w:color w:val="000000" w:themeColor="text1"/>
        </w:rPr>
        <w:t>and you are only charged for the,</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at least from a compute perspective,</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for the uptime of those clusters,</w:t>
      </w:r>
      <w:r w:rsidR="003160FE" w:rsidRPr="00CF1A36">
        <w:rPr>
          <w:rFonts w:eastAsia="Times New Roman" w:cstheme="minorHAnsi"/>
          <w:color w:val="000000" w:themeColor="text1"/>
        </w:rPr>
        <w:t xml:space="preserve"> </w:t>
      </w:r>
      <w:r w:rsidR="004871D8" w:rsidRPr="004871D8">
        <w:rPr>
          <w:rFonts w:eastAsia="Times New Roman" w:cstheme="minorHAnsi"/>
          <w:color w:val="000000" w:themeColor="text1"/>
        </w:rPr>
        <w:t>and Azure Data Factory will get rid of those clusters</w:t>
      </w:r>
      <w:r w:rsidR="00CF1A36" w:rsidRPr="00CF1A36">
        <w:rPr>
          <w:rFonts w:eastAsia="Times New Roman" w:cstheme="minorHAnsi"/>
          <w:color w:val="000000" w:themeColor="text1"/>
        </w:rPr>
        <w:t xml:space="preserve"> </w:t>
      </w:r>
      <w:r w:rsidR="004871D8" w:rsidRPr="004871D8">
        <w:rPr>
          <w:rFonts w:eastAsia="Times New Roman" w:cstheme="minorHAnsi"/>
          <w:color w:val="000000" w:themeColor="text1"/>
        </w:rPr>
        <w:t>once the data flow is complete.</w:t>
      </w:r>
      <w:r w:rsidR="00CF1A36" w:rsidRPr="00CF1A36">
        <w:rPr>
          <w:rFonts w:eastAsia="Times New Roman" w:cstheme="minorHAnsi"/>
          <w:color w:val="000000" w:themeColor="text1"/>
        </w:rPr>
        <w:t xml:space="preserve"> </w:t>
      </w:r>
    </w:p>
    <w:p w14:paraId="432F3D3E" w14:textId="77777777" w:rsidR="00CF1A36" w:rsidRDefault="00CF1A36" w:rsidP="004871D8">
      <w:pPr>
        <w:spacing w:after="0" w:line="240" w:lineRule="auto"/>
        <w:rPr>
          <w:rFonts w:ascii="Roboto" w:eastAsia="Times New Roman" w:hAnsi="Roboto" w:cs="Times New Roman"/>
          <w:color w:val="2D2F31"/>
          <w:sz w:val="24"/>
          <w:szCs w:val="24"/>
        </w:rPr>
      </w:pPr>
    </w:p>
    <w:p w14:paraId="0B0A21F6" w14:textId="725F736A" w:rsidR="004871D8" w:rsidRPr="004871D8" w:rsidRDefault="004871D8" w:rsidP="00A40902">
      <w:pPr>
        <w:spacing w:after="0" w:line="240" w:lineRule="auto"/>
        <w:jc w:val="both"/>
        <w:rPr>
          <w:rFonts w:eastAsia="Times New Roman" w:cstheme="minorHAnsi"/>
          <w:color w:val="000000" w:themeColor="text1"/>
        </w:rPr>
      </w:pPr>
      <w:r w:rsidRPr="004871D8">
        <w:rPr>
          <w:rFonts w:eastAsia="Times New Roman" w:cstheme="minorHAnsi"/>
          <w:color w:val="000000" w:themeColor="text1"/>
        </w:rPr>
        <w:t>Along with mapping data flows,</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you have a feature known as "Debug Mode".</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You can actually see the results of the data flow</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while designing the flow itself.</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Again, in the debug mode session,</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the data flow will run interactively on a Spark cluster</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and again, in the debug mode,</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you are charged on an hourly basis</w:t>
      </w:r>
      <w:r w:rsidR="00A40902" w:rsidRPr="00A40902">
        <w:rPr>
          <w:rFonts w:eastAsia="Times New Roman" w:cstheme="minorHAnsi"/>
          <w:color w:val="000000" w:themeColor="text1"/>
        </w:rPr>
        <w:t xml:space="preserve"> </w:t>
      </w:r>
      <w:r w:rsidRPr="004871D8">
        <w:rPr>
          <w:rFonts w:eastAsia="Times New Roman" w:cstheme="minorHAnsi"/>
          <w:color w:val="000000" w:themeColor="text1"/>
        </w:rPr>
        <w:t>for the active cluster itself.</w:t>
      </w:r>
    </w:p>
    <w:p w14:paraId="228707C6" w14:textId="1EC596C3" w:rsidR="00051740" w:rsidRPr="00946A9E" w:rsidRDefault="00051740" w:rsidP="00051740">
      <w:pPr>
        <w:spacing w:after="0" w:line="240" w:lineRule="auto"/>
        <w:jc w:val="both"/>
        <w:rPr>
          <w:rFonts w:eastAsia="Times New Roman" w:cstheme="minorHAnsi"/>
          <w:b/>
          <w:bCs/>
          <w:color w:val="FF0000"/>
        </w:rPr>
      </w:pPr>
    </w:p>
    <w:p w14:paraId="4F7AAB7C" w14:textId="77777777" w:rsidR="00C9115A" w:rsidRDefault="00946A9E" w:rsidP="00051740">
      <w:pPr>
        <w:spacing w:after="0" w:line="240" w:lineRule="auto"/>
        <w:jc w:val="both"/>
        <w:rPr>
          <w:rFonts w:eastAsia="Times New Roman" w:cstheme="minorHAnsi"/>
          <w:b/>
          <w:bCs/>
          <w:color w:val="FF0000"/>
        </w:rPr>
      </w:pPr>
      <w:r w:rsidRPr="00946A9E">
        <w:rPr>
          <w:rFonts w:eastAsia="Times New Roman" w:cstheme="minorHAnsi"/>
          <w:b/>
          <w:bCs/>
          <w:color w:val="FF0000"/>
        </w:rPr>
        <w:t>MAPPING DATA FLOWS-FACT TABLE:</w:t>
      </w:r>
      <w:r w:rsidR="00A5172C">
        <w:rPr>
          <w:rFonts w:eastAsia="Times New Roman" w:cstheme="minorHAnsi"/>
          <w:b/>
          <w:bCs/>
          <w:color w:val="FF0000"/>
        </w:rPr>
        <w:t xml:space="preserve"> </w:t>
      </w:r>
    </w:p>
    <w:p w14:paraId="0750DC33" w14:textId="77777777" w:rsidR="00C9115A" w:rsidRPr="00C9115A" w:rsidRDefault="00C9115A" w:rsidP="00C9115A">
      <w:pPr>
        <w:spacing w:after="0" w:line="240" w:lineRule="auto"/>
        <w:jc w:val="both"/>
        <w:rPr>
          <w:rFonts w:eastAsia="Times New Roman" w:cstheme="minorHAnsi"/>
          <w:color w:val="000000" w:themeColor="text1"/>
        </w:rPr>
      </w:pPr>
      <w:r w:rsidRPr="00C9115A">
        <w:rPr>
          <w:rFonts w:eastAsia="Times New Roman" w:cstheme="minorHAnsi"/>
          <w:color w:val="000000" w:themeColor="text1"/>
        </w:rPr>
        <w:t>SELECT dt.[ProductID],dt.[SalesOrderID],dt.[OrderQty],dt.[UnitPrice],hd.[OrderDate],hd.[CustomerID],hd.[TaxAmt]</w:t>
      </w:r>
    </w:p>
    <w:p w14:paraId="441C3491" w14:textId="77777777" w:rsidR="00C9115A" w:rsidRPr="00C9115A" w:rsidRDefault="00C9115A" w:rsidP="00C9115A">
      <w:pPr>
        <w:spacing w:after="0" w:line="240" w:lineRule="auto"/>
        <w:jc w:val="both"/>
        <w:rPr>
          <w:rFonts w:eastAsia="Times New Roman" w:cstheme="minorHAnsi"/>
          <w:color w:val="000000" w:themeColor="text1"/>
        </w:rPr>
      </w:pPr>
      <w:r w:rsidRPr="00C9115A">
        <w:rPr>
          <w:rFonts w:eastAsia="Times New Roman" w:cstheme="minorHAnsi"/>
          <w:color w:val="000000" w:themeColor="text1"/>
        </w:rPr>
        <w:t xml:space="preserve">  FROM [</w:t>
      </w:r>
      <w:proofErr w:type="spellStart"/>
      <w:r w:rsidRPr="00C9115A">
        <w:rPr>
          <w:rFonts w:eastAsia="Times New Roman" w:cstheme="minorHAnsi"/>
          <w:color w:val="000000" w:themeColor="text1"/>
        </w:rPr>
        <w:t>SalesLT</w:t>
      </w:r>
      <w:proofErr w:type="spellEnd"/>
      <w:r w:rsidRPr="00C9115A">
        <w:rPr>
          <w:rFonts w:eastAsia="Times New Roman" w:cstheme="minorHAnsi"/>
          <w:color w:val="000000" w:themeColor="text1"/>
        </w:rPr>
        <w:t>].[</w:t>
      </w:r>
      <w:proofErr w:type="spellStart"/>
      <w:r w:rsidRPr="00C9115A">
        <w:rPr>
          <w:rFonts w:eastAsia="Times New Roman" w:cstheme="minorHAnsi"/>
          <w:color w:val="000000" w:themeColor="text1"/>
        </w:rPr>
        <w:t>SalesOrderDetail</w:t>
      </w:r>
      <w:proofErr w:type="spellEnd"/>
      <w:r w:rsidRPr="00C9115A">
        <w:rPr>
          <w:rFonts w:eastAsia="Times New Roman" w:cstheme="minorHAnsi"/>
          <w:color w:val="000000" w:themeColor="text1"/>
        </w:rPr>
        <w:t>] dt</w:t>
      </w:r>
    </w:p>
    <w:p w14:paraId="091986AE" w14:textId="77777777" w:rsidR="00C9115A" w:rsidRPr="00C9115A" w:rsidRDefault="00C9115A" w:rsidP="00C9115A">
      <w:pPr>
        <w:spacing w:after="0" w:line="240" w:lineRule="auto"/>
        <w:jc w:val="both"/>
        <w:rPr>
          <w:rFonts w:eastAsia="Times New Roman" w:cstheme="minorHAnsi"/>
          <w:color w:val="000000" w:themeColor="text1"/>
        </w:rPr>
      </w:pPr>
      <w:r w:rsidRPr="00C9115A">
        <w:rPr>
          <w:rFonts w:eastAsia="Times New Roman" w:cstheme="minorHAnsi"/>
          <w:color w:val="000000" w:themeColor="text1"/>
        </w:rPr>
        <w:t xml:space="preserve">  LEFT JOIN [</w:t>
      </w:r>
      <w:proofErr w:type="spellStart"/>
      <w:r w:rsidRPr="00C9115A">
        <w:rPr>
          <w:rFonts w:eastAsia="Times New Roman" w:cstheme="minorHAnsi"/>
          <w:color w:val="000000" w:themeColor="text1"/>
        </w:rPr>
        <w:t>SalesLT</w:t>
      </w:r>
      <w:proofErr w:type="spellEnd"/>
      <w:r w:rsidRPr="00C9115A">
        <w:rPr>
          <w:rFonts w:eastAsia="Times New Roman" w:cstheme="minorHAnsi"/>
          <w:color w:val="000000" w:themeColor="text1"/>
        </w:rPr>
        <w:t>].[</w:t>
      </w:r>
      <w:proofErr w:type="spellStart"/>
      <w:r w:rsidRPr="00C9115A">
        <w:rPr>
          <w:rFonts w:eastAsia="Times New Roman" w:cstheme="minorHAnsi"/>
          <w:color w:val="000000" w:themeColor="text1"/>
        </w:rPr>
        <w:t>SalesOrderHeader</w:t>
      </w:r>
      <w:proofErr w:type="spellEnd"/>
      <w:r w:rsidRPr="00C9115A">
        <w:rPr>
          <w:rFonts w:eastAsia="Times New Roman" w:cstheme="minorHAnsi"/>
          <w:color w:val="000000" w:themeColor="text1"/>
        </w:rPr>
        <w:t xml:space="preserve">] </w:t>
      </w:r>
      <w:proofErr w:type="spellStart"/>
      <w:r w:rsidRPr="00C9115A">
        <w:rPr>
          <w:rFonts w:eastAsia="Times New Roman" w:cstheme="minorHAnsi"/>
          <w:color w:val="000000" w:themeColor="text1"/>
        </w:rPr>
        <w:t>hd</w:t>
      </w:r>
      <w:proofErr w:type="spellEnd"/>
    </w:p>
    <w:p w14:paraId="67A520AF" w14:textId="133B7A9A" w:rsidR="00C9115A" w:rsidRDefault="00C9115A" w:rsidP="00C9115A">
      <w:pPr>
        <w:spacing w:after="0" w:line="240" w:lineRule="auto"/>
        <w:jc w:val="both"/>
        <w:rPr>
          <w:rFonts w:eastAsia="Times New Roman" w:cstheme="minorHAnsi"/>
          <w:color w:val="000000" w:themeColor="text1"/>
        </w:rPr>
      </w:pPr>
      <w:r w:rsidRPr="00C9115A">
        <w:rPr>
          <w:rFonts w:eastAsia="Times New Roman" w:cstheme="minorHAnsi"/>
          <w:color w:val="000000" w:themeColor="text1"/>
        </w:rPr>
        <w:t xml:space="preserve">  ON dt.[</w:t>
      </w:r>
      <w:proofErr w:type="spellStart"/>
      <w:r w:rsidRPr="00C9115A">
        <w:rPr>
          <w:rFonts w:eastAsia="Times New Roman" w:cstheme="minorHAnsi"/>
          <w:color w:val="000000" w:themeColor="text1"/>
        </w:rPr>
        <w:t>SalesOrderID</w:t>
      </w:r>
      <w:proofErr w:type="spellEnd"/>
      <w:r w:rsidRPr="00C9115A">
        <w:rPr>
          <w:rFonts w:eastAsia="Times New Roman" w:cstheme="minorHAnsi"/>
          <w:color w:val="000000" w:themeColor="text1"/>
        </w:rPr>
        <w:t>]=hd.[</w:t>
      </w:r>
      <w:proofErr w:type="spellStart"/>
      <w:r w:rsidRPr="00C9115A">
        <w:rPr>
          <w:rFonts w:eastAsia="Times New Roman" w:cstheme="minorHAnsi"/>
          <w:color w:val="000000" w:themeColor="text1"/>
        </w:rPr>
        <w:t>SalesOrderID</w:t>
      </w:r>
      <w:proofErr w:type="spellEnd"/>
      <w:r w:rsidRPr="00C9115A">
        <w:rPr>
          <w:rFonts w:eastAsia="Times New Roman" w:cstheme="minorHAnsi"/>
          <w:color w:val="000000" w:themeColor="text1"/>
        </w:rPr>
        <w:t>]</w:t>
      </w:r>
      <w:r>
        <w:rPr>
          <w:rFonts w:eastAsia="Times New Roman" w:cstheme="minorHAnsi"/>
          <w:color w:val="000000" w:themeColor="text1"/>
        </w:rPr>
        <w:t xml:space="preserve">    </w:t>
      </w:r>
    </w:p>
    <w:p w14:paraId="34F4F4B2" w14:textId="77777777" w:rsidR="00990D1C" w:rsidRDefault="00990D1C" w:rsidP="00C9115A">
      <w:pPr>
        <w:spacing w:after="0" w:line="240" w:lineRule="auto"/>
        <w:jc w:val="both"/>
        <w:rPr>
          <w:rFonts w:eastAsia="Times New Roman" w:cstheme="minorHAnsi"/>
          <w:color w:val="000000" w:themeColor="text1"/>
        </w:rPr>
      </w:pPr>
    </w:p>
    <w:p w14:paraId="5053EB6E" w14:textId="1DF3760E" w:rsidR="00C9115A" w:rsidRPr="00C9115A" w:rsidRDefault="00C9115A" w:rsidP="00C9115A">
      <w:pPr>
        <w:spacing w:after="0" w:line="240" w:lineRule="auto"/>
        <w:jc w:val="both"/>
        <w:rPr>
          <w:rFonts w:eastAsia="Times New Roman" w:cstheme="minorHAnsi"/>
          <w:color w:val="000000" w:themeColor="text1"/>
        </w:rPr>
      </w:pPr>
      <w:r>
        <w:rPr>
          <w:rFonts w:eastAsia="Times New Roman" w:cstheme="minorHAnsi"/>
          <w:color w:val="000000" w:themeColor="text1"/>
        </w:rPr>
        <w:t xml:space="preserve">We need to </w:t>
      </w:r>
      <w:r w:rsidR="00564A8B">
        <w:rPr>
          <w:rFonts w:eastAsia="Times New Roman" w:cstheme="minorHAnsi"/>
          <w:color w:val="000000" w:themeColor="text1"/>
        </w:rPr>
        <w:t xml:space="preserve">deploy this data to Azure </w:t>
      </w:r>
      <w:r w:rsidR="00990D1C">
        <w:rPr>
          <w:rFonts w:eastAsia="Times New Roman" w:cstheme="minorHAnsi"/>
          <w:color w:val="000000" w:themeColor="text1"/>
        </w:rPr>
        <w:t>Synapse</w:t>
      </w:r>
      <w:r w:rsidR="00564A8B">
        <w:rPr>
          <w:rFonts w:eastAsia="Times New Roman" w:cstheme="minorHAnsi"/>
          <w:color w:val="000000" w:themeColor="text1"/>
        </w:rPr>
        <w:t xml:space="preserve"> </w:t>
      </w:r>
      <w:r w:rsidR="00990D1C">
        <w:rPr>
          <w:rFonts w:eastAsia="Times New Roman" w:cstheme="minorHAnsi"/>
          <w:color w:val="000000" w:themeColor="text1"/>
        </w:rPr>
        <w:t>Analytics. we</w:t>
      </w:r>
      <w:r w:rsidR="00564A8B">
        <w:rPr>
          <w:rFonts w:eastAsia="Times New Roman" w:cstheme="minorHAnsi"/>
          <w:color w:val="000000" w:themeColor="text1"/>
        </w:rPr>
        <w:t xml:space="preserve"> will do this via mapping data flows. </w:t>
      </w:r>
    </w:p>
    <w:p w14:paraId="622683B4" w14:textId="4230A61C" w:rsidR="00A5172C" w:rsidRPr="00A5172C" w:rsidRDefault="00A5172C" w:rsidP="00051740">
      <w:pPr>
        <w:spacing w:after="0" w:line="240" w:lineRule="auto"/>
        <w:jc w:val="both"/>
        <w:rPr>
          <w:rFonts w:eastAsia="Times New Roman" w:cstheme="minorHAnsi"/>
          <w:b/>
          <w:bCs/>
          <w:color w:val="000000" w:themeColor="text1"/>
        </w:rPr>
      </w:pPr>
      <w:r w:rsidRPr="00DA15D2">
        <w:rPr>
          <w:rFonts w:eastAsia="Times New Roman" w:cstheme="minorHAnsi"/>
          <w:b/>
          <w:bCs/>
          <w:color w:val="000000" w:themeColor="text1"/>
        </w:rPr>
        <w:t xml:space="preserve"> </w:t>
      </w:r>
      <w:r w:rsidR="00DA15D2" w:rsidRPr="00DA15D2">
        <w:rPr>
          <w:rFonts w:eastAsia="Times New Roman" w:cstheme="minorHAnsi"/>
          <w:color w:val="000000" w:themeColor="text1"/>
        </w:rPr>
        <w:t>I</w:t>
      </w:r>
      <w:r w:rsidR="00951958">
        <w:rPr>
          <w:rFonts w:eastAsia="Times New Roman" w:cstheme="minorHAnsi"/>
          <w:color w:val="000000" w:themeColor="text1"/>
        </w:rPr>
        <w:t xml:space="preserve">n </w:t>
      </w:r>
      <w:r w:rsidR="000C410A">
        <w:rPr>
          <w:rFonts w:eastAsia="Times New Roman" w:cstheme="minorHAnsi"/>
          <w:color w:val="000000" w:themeColor="text1"/>
        </w:rPr>
        <w:t xml:space="preserve">mapping data </w:t>
      </w:r>
      <w:r w:rsidR="00990D1C">
        <w:rPr>
          <w:rFonts w:eastAsia="Times New Roman" w:cstheme="minorHAnsi"/>
          <w:color w:val="000000" w:themeColor="text1"/>
        </w:rPr>
        <w:t>flow,</w:t>
      </w:r>
      <w:r w:rsidR="000C410A">
        <w:rPr>
          <w:rFonts w:eastAsia="Times New Roman" w:cstheme="minorHAnsi"/>
          <w:color w:val="000000" w:themeColor="text1"/>
        </w:rPr>
        <w:t xml:space="preserve"> we are building visual representation of the data flow itself. </w:t>
      </w:r>
    </w:p>
    <w:p w14:paraId="466AD77B" w14:textId="13C37139" w:rsidR="00717BC6" w:rsidRDefault="00946A9E" w:rsidP="006D6F1D">
      <w:pPr>
        <w:jc w:val="both"/>
        <w:rPr>
          <w:rFonts w:cstheme="minorHAnsi"/>
          <w:color w:val="000000" w:themeColor="text1"/>
        </w:rPr>
      </w:pPr>
      <w:r>
        <w:rPr>
          <w:rFonts w:cstheme="minorHAnsi"/>
          <w:color w:val="000000" w:themeColor="text1"/>
        </w:rPr>
        <w:t xml:space="preserve"> </w:t>
      </w:r>
      <w:r w:rsidR="00E15624">
        <w:rPr>
          <w:rFonts w:cstheme="minorHAnsi"/>
          <w:color w:val="000000" w:themeColor="text1"/>
        </w:rPr>
        <w:t xml:space="preserve">Author </w:t>
      </w:r>
      <w:r w:rsidR="00E15624" w:rsidRPr="00E15624">
        <w:rPr>
          <w:rFonts w:cstheme="minorHAnsi"/>
          <w:color w:val="000000" w:themeColor="text1"/>
        </w:rPr>
        <w:sym w:font="Wingdings" w:char="F0E0"/>
      </w:r>
      <w:r w:rsidR="00E15624">
        <w:rPr>
          <w:rFonts w:cstheme="minorHAnsi"/>
          <w:color w:val="000000" w:themeColor="text1"/>
        </w:rPr>
        <w:t xml:space="preserve"> </w:t>
      </w:r>
      <w:r w:rsidR="00824948">
        <w:rPr>
          <w:rFonts w:cstheme="minorHAnsi"/>
          <w:color w:val="000000" w:themeColor="text1"/>
        </w:rPr>
        <w:t xml:space="preserve">Data Flows </w:t>
      </w:r>
      <w:r w:rsidR="00824948" w:rsidRPr="00824948">
        <w:rPr>
          <w:rFonts w:cstheme="minorHAnsi"/>
          <w:color w:val="000000" w:themeColor="text1"/>
        </w:rPr>
        <w:sym w:font="Wingdings" w:char="F0E0"/>
      </w:r>
      <w:r w:rsidR="00824948">
        <w:rPr>
          <w:rFonts w:cstheme="minorHAnsi"/>
          <w:color w:val="000000" w:themeColor="text1"/>
        </w:rPr>
        <w:t xml:space="preserve"> </w:t>
      </w:r>
      <w:r w:rsidR="00071E6E">
        <w:rPr>
          <w:rFonts w:cstheme="minorHAnsi"/>
          <w:color w:val="000000" w:themeColor="text1"/>
        </w:rPr>
        <w:t xml:space="preserve">click on context </w:t>
      </w:r>
      <w:r w:rsidR="002A5510">
        <w:rPr>
          <w:rFonts w:cstheme="minorHAnsi"/>
          <w:color w:val="000000" w:themeColor="text1"/>
        </w:rPr>
        <w:t>menu (</w:t>
      </w:r>
      <w:r w:rsidR="00071E6E">
        <w:rPr>
          <w:rFonts w:cstheme="minorHAnsi"/>
          <w:color w:val="000000" w:themeColor="text1"/>
        </w:rPr>
        <w:t xml:space="preserve">…) </w:t>
      </w:r>
      <w:r w:rsidR="00071E6E" w:rsidRPr="00071E6E">
        <w:rPr>
          <w:rFonts w:cstheme="minorHAnsi"/>
          <w:color w:val="000000" w:themeColor="text1"/>
        </w:rPr>
        <w:sym w:font="Wingdings" w:char="F0E0"/>
      </w:r>
      <w:r w:rsidR="00071E6E">
        <w:rPr>
          <w:rFonts w:cstheme="minorHAnsi"/>
          <w:color w:val="000000" w:themeColor="text1"/>
        </w:rPr>
        <w:t xml:space="preserve"> New data flow</w:t>
      </w:r>
      <w:r w:rsidR="0093465B">
        <w:rPr>
          <w:rFonts w:cstheme="minorHAnsi"/>
          <w:color w:val="000000" w:themeColor="text1"/>
        </w:rPr>
        <w:t xml:space="preserve"> </w:t>
      </w:r>
    </w:p>
    <w:p w14:paraId="7235AAA1" w14:textId="6EB21915" w:rsidR="0093465B" w:rsidRDefault="0093465B" w:rsidP="006D6F1D">
      <w:pPr>
        <w:jc w:val="both"/>
        <w:rPr>
          <w:rFonts w:cstheme="minorHAnsi"/>
          <w:color w:val="000000" w:themeColor="text1"/>
        </w:rPr>
      </w:pPr>
      <w:r>
        <w:rPr>
          <w:rFonts w:cstheme="minorHAnsi"/>
          <w:color w:val="000000" w:themeColor="text1"/>
        </w:rPr>
        <w:t xml:space="preserve">Now Data flow wizard will be opened. In RHS </w:t>
      </w:r>
      <w:r w:rsidR="002A5510">
        <w:rPr>
          <w:rFonts w:cstheme="minorHAnsi"/>
          <w:color w:val="000000" w:themeColor="text1"/>
        </w:rPr>
        <w:t>properties,</w:t>
      </w:r>
      <w:r w:rsidR="00765C03">
        <w:rPr>
          <w:rFonts w:cstheme="minorHAnsi"/>
          <w:color w:val="000000" w:themeColor="text1"/>
        </w:rPr>
        <w:t xml:space="preserve"> we will give data flow name</w:t>
      </w:r>
      <w:r w:rsidR="001B78DF">
        <w:rPr>
          <w:rFonts w:cstheme="minorHAnsi"/>
          <w:color w:val="000000" w:themeColor="text1"/>
        </w:rPr>
        <w:t xml:space="preserve">. </w:t>
      </w:r>
    </w:p>
    <w:p w14:paraId="6B0FE431" w14:textId="23B00284" w:rsidR="00094B52" w:rsidRDefault="00CC729F" w:rsidP="006D6F1D">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59264" behindDoc="0" locked="0" layoutInCell="1" allowOverlap="1" wp14:anchorId="0128D636" wp14:editId="24D87BD8">
                <wp:simplePos x="0" y="0"/>
                <wp:positionH relativeFrom="column">
                  <wp:posOffset>1790700</wp:posOffset>
                </wp:positionH>
                <wp:positionV relativeFrom="paragraph">
                  <wp:posOffset>6985</wp:posOffset>
                </wp:positionV>
                <wp:extent cx="50800" cy="139700"/>
                <wp:effectExtent l="19050" t="0" r="44450" b="31750"/>
                <wp:wrapNone/>
                <wp:docPr id="3" name="Arrow: Down 3"/>
                <wp:cNvGraphicFramePr/>
                <a:graphic xmlns:a="http://schemas.openxmlformats.org/drawingml/2006/main">
                  <a:graphicData uri="http://schemas.microsoft.com/office/word/2010/wordprocessingShape">
                    <wps:wsp>
                      <wps:cNvSpPr/>
                      <wps:spPr>
                        <a:xfrm>
                          <a:off x="0" y="0"/>
                          <a:ext cx="50800" cy="1397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766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141pt;margin-top:.55pt;width:4pt;height:1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" adj="17673" fillcolor="black [3200]" strokecolor="black [1600]" strokeweight="1pt"/>
            </w:pict>
          </mc:Fallback>
        </mc:AlternateContent>
      </w:r>
      <w:r w:rsidR="00074FA5">
        <w:rPr>
          <w:rFonts w:cstheme="minorHAnsi"/>
          <w:color w:val="000000" w:themeColor="text1"/>
        </w:rPr>
        <w:t xml:space="preserve">In Canvas </w:t>
      </w:r>
      <w:r w:rsidR="00A8735F">
        <w:rPr>
          <w:rFonts w:cstheme="minorHAnsi"/>
          <w:color w:val="000000" w:themeColor="text1"/>
        </w:rPr>
        <w:t xml:space="preserve">Add Source click on </w:t>
      </w:r>
      <w:r>
        <w:rPr>
          <w:rFonts w:cstheme="minorHAnsi"/>
          <w:color w:val="000000" w:themeColor="text1"/>
        </w:rPr>
        <w:t xml:space="preserve">        </w:t>
      </w:r>
      <w:r w:rsidR="00CE018E">
        <w:rPr>
          <w:rFonts w:cstheme="minorHAnsi"/>
          <w:color w:val="000000" w:themeColor="text1"/>
        </w:rPr>
        <w:t>downward</w:t>
      </w:r>
      <w:r>
        <w:rPr>
          <w:rFonts w:cstheme="minorHAnsi"/>
          <w:color w:val="000000" w:themeColor="text1"/>
        </w:rPr>
        <w:t xml:space="preserve"> arrow, </w:t>
      </w:r>
      <w:r w:rsidR="0007332E">
        <w:rPr>
          <w:rFonts w:cstheme="minorHAnsi"/>
          <w:color w:val="000000" w:themeColor="text1"/>
        </w:rPr>
        <w:t xml:space="preserve">click on </w:t>
      </w:r>
      <w:r>
        <w:rPr>
          <w:rFonts w:cstheme="minorHAnsi"/>
          <w:color w:val="000000" w:themeColor="text1"/>
        </w:rPr>
        <w:t>Add Source</w:t>
      </w:r>
      <w:r w:rsidR="0007332E">
        <w:rPr>
          <w:rFonts w:cstheme="minorHAnsi"/>
          <w:color w:val="000000" w:themeColor="text1"/>
        </w:rPr>
        <w:t xml:space="preserve">. </w:t>
      </w:r>
      <w:r>
        <w:rPr>
          <w:rFonts w:cstheme="minorHAnsi"/>
          <w:color w:val="000000" w:themeColor="text1"/>
        </w:rPr>
        <w:t xml:space="preserve">  </w:t>
      </w:r>
    </w:p>
    <w:p w14:paraId="68E902B2" w14:textId="221605E1" w:rsidR="004978C5" w:rsidRDefault="004978C5" w:rsidP="006D6F1D">
      <w:pPr>
        <w:jc w:val="both"/>
        <w:rPr>
          <w:rFonts w:cstheme="minorHAnsi"/>
          <w:color w:val="000000" w:themeColor="text1"/>
        </w:rPr>
      </w:pPr>
      <w:r>
        <w:rPr>
          <w:rFonts w:cstheme="minorHAnsi"/>
          <w:color w:val="000000" w:themeColor="text1"/>
        </w:rPr>
        <w:t>Below few tabs will be available as shown below.</w:t>
      </w:r>
    </w:p>
    <w:p w14:paraId="2227751E" w14:textId="63E34857" w:rsidR="004978C5" w:rsidRPr="00833A6B" w:rsidRDefault="00CE018E" w:rsidP="006D6F1D">
      <w:pPr>
        <w:jc w:val="both"/>
        <w:rPr>
          <w:rFonts w:cstheme="minorHAnsi"/>
          <w:color w:val="000000" w:themeColor="text1"/>
        </w:rPr>
      </w:pPr>
      <w:r>
        <w:rPr>
          <w:noProof/>
        </w:rPr>
        <w:drawing>
          <wp:inline distT="0" distB="0" distL="0" distR="0" wp14:anchorId="215B2380" wp14:editId="54FE7060">
            <wp:extent cx="5473700" cy="125439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0552" cy="1258252"/>
                    </a:xfrm>
                    <a:prstGeom prst="rect">
                      <a:avLst/>
                    </a:prstGeom>
                  </pic:spPr>
                </pic:pic>
              </a:graphicData>
            </a:graphic>
          </wp:inline>
        </w:drawing>
      </w:r>
    </w:p>
    <w:p w14:paraId="095C3176" w14:textId="77777777" w:rsidR="008F2D7E" w:rsidRPr="008F2D7E" w:rsidRDefault="008F2D7E" w:rsidP="008F2D7E">
      <w:pPr>
        <w:jc w:val="both"/>
        <w:rPr>
          <w:rFonts w:cstheme="minorHAnsi"/>
          <w:color w:val="000000" w:themeColor="text1"/>
        </w:rPr>
      </w:pPr>
    </w:p>
    <w:p w14:paraId="2CDAA75A" w14:textId="45D03E54" w:rsidR="00763A5A" w:rsidRDefault="00190919" w:rsidP="00763A5A">
      <w:pPr>
        <w:pStyle w:val="ListParagraph"/>
        <w:jc w:val="both"/>
        <w:rPr>
          <w:rFonts w:cstheme="minorHAnsi"/>
          <w:color w:val="000000" w:themeColor="text1"/>
        </w:rPr>
      </w:pPr>
      <w:r w:rsidRPr="000C0936">
        <w:rPr>
          <w:rFonts w:cstheme="minorHAnsi"/>
          <w:b/>
          <w:bCs/>
          <w:color w:val="FF0000"/>
        </w:rPr>
        <w:t>Source Settings:</w:t>
      </w:r>
      <w:r w:rsidRPr="000C0936">
        <w:rPr>
          <w:rFonts w:cstheme="minorHAnsi"/>
          <w:color w:val="FF0000"/>
        </w:rPr>
        <w:t xml:space="preserve">  </w:t>
      </w:r>
      <w:r w:rsidR="00515387">
        <w:rPr>
          <w:rFonts w:cstheme="minorHAnsi"/>
          <w:color w:val="000000" w:themeColor="text1"/>
        </w:rPr>
        <w:t>Click on Source</w:t>
      </w:r>
      <w:r>
        <w:rPr>
          <w:rFonts w:cstheme="minorHAnsi"/>
          <w:color w:val="000000" w:themeColor="text1"/>
        </w:rPr>
        <w:t xml:space="preserve"> settings, </w:t>
      </w:r>
      <w:r w:rsidR="00515387">
        <w:rPr>
          <w:rFonts w:cstheme="minorHAnsi"/>
          <w:color w:val="000000" w:themeColor="text1"/>
        </w:rPr>
        <w:t>we will enter below fields.</w:t>
      </w:r>
    </w:p>
    <w:p w14:paraId="0C38BBF9" w14:textId="2786CD63" w:rsidR="00515387" w:rsidRDefault="00895AFF" w:rsidP="000C0936">
      <w:pPr>
        <w:pStyle w:val="ListParagraph"/>
        <w:numPr>
          <w:ilvl w:val="0"/>
          <w:numId w:val="2"/>
        </w:numPr>
        <w:jc w:val="both"/>
        <w:rPr>
          <w:rFonts w:cstheme="minorHAnsi"/>
          <w:color w:val="000000" w:themeColor="text1"/>
        </w:rPr>
      </w:pPr>
      <w:r w:rsidRPr="000C0936">
        <w:rPr>
          <w:rFonts w:cstheme="minorHAnsi"/>
          <w:b/>
          <w:bCs/>
          <w:color w:val="000000" w:themeColor="text1"/>
        </w:rPr>
        <w:lastRenderedPageBreak/>
        <w:t>Output Stream Name:</w:t>
      </w:r>
      <w:r>
        <w:rPr>
          <w:rFonts w:cstheme="minorHAnsi"/>
          <w:color w:val="000000" w:themeColor="text1"/>
        </w:rPr>
        <w:t xml:space="preserve">  we will enter stream name </w:t>
      </w:r>
      <w:r w:rsidR="00ED5194">
        <w:rPr>
          <w:rFonts w:cstheme="minorHAnsi"/>
          <w:color w:val="000000" w:themeColor="text1"/>
        </w:rPr>
        <w:t>here (</w:t>
      </w:r>
      <w:proofErr w:type="spellStart"/>
      <w:r w:rsidR="0031044C">
        <w:rPr>
          <w:rFonts w:cstheme="minorHAnsi"/>
          <w:color w:val="000000" w:themeColor="text1"/>
        </w:rPr>
        <w:t>SalesOrderDetailStream</w:t>
      </w:r>
      <w:proofErr w:type="spellEnd"/>
      <w:r w:rsidR="00ED5194">
        <w:rPr>
          <w:rFonts w:cstheme="minorHAnsi"/>
          <w:color w:val="000000" w:themeColor="text1"/>
        </w:rPr>
        <w:t>),</w:t>
      </w:r>
      <w:r w:rsidR="0031044C">
        <w:rPr>
          <w:rFonts w:cstheme="minorHAnsi"/>
          <w:color w:val="000000" w:themeColor="text1"/>
        </w:rPr>
        <w:t xml:space="preserve"> no underscores should keep.</w:t>
      </w:r>
      <w:r w:rsidR="00540D42">
        <w:rPr>
          <w:rFonts w:cstheme="minorHAnsi"/>
          <w:color w:val="000000" w:themeColor="text1"/>
        </w:rPr>
        <w:t xml:space="preserve"> This Output Stream Name we mentioned in source settings </w:t>
      </w:r>
      <w:r w:rsidR="008B7F78">
        <w:rPr>
          <w:rFonts w:cstheme="minorHAnsi"/>
          <w:color w:val="000000" w:themeColor="text1"/>
        </w:rPr>
        <w:t xml:space="preserve">will appear in </w:t>
      </w:r>
      <w:r w:rsidR="007403FE">
        <w:rPr>
          <w:rFonts w:cstheme="minorHAnsi"/>
          <w:color w:val="000000" w:themeColor="text1"/>
        </w:rPr>
        <w:t>source stream</w:t>
      </w:r>
      <w:r w:rsidR="008B7F78">
        <w:rPr>
          <w:rFonts w:cstheme="minorHAnsi"/>
          <w:color w:val="000000" w:themeColor="text1"/>
        </w:rPr>
        <w:t xml:space="preserve"> </w:t>
      </w:r>
      <w:r w:rsidR="00A218D3">
        <w:rPr>
          <w:rFonts w:cstheme="minorHAnsi"/>
          <w:color w:val="000000" w:themeColor="text1"/>
        </w:rPr>
        <w:t>flow name</w:t>
      </w:r>
      <w:r w:rsidR="008B7F78">
        <w:rPr>
          <w:rFonts w:cstheme="minorHAnsi"/>
          <w:color w:val="000000" w:themeColor="text1"/>
        </w:rPr>
        <w:t xml:space="preserve"> in canvas. </w:t>
      </w:r>
    </w:p>
    <w:p w14:paraId="7EBADA22" w14:textId="141E0287" w:rsidR="000C0936" w:rsidRPr="002952CE" w:rsidRDefault="00996263" w:rsidP="000C0936">
      <w:pPr>
        <w:pStyle w:val="ListParagraph"/>
        <w:numPr>
          <w:ilvl w:val="0"/>
          <w:numId w:val="2"/>
        </w:numPr>
        <w:jc w:val="both"/>
        <w:rPr>
          <w:rFonts w:cstheme="minorHAnsi"/>
          <w:b/>
          <w:bCs/>
          <w:color w:val="000000" w:themeColor="text1"/>
        </w:rPr>
      </w:pPr>
      <w:r w:rsidRPr="00996263">
        <w:rPr>
          <w:rFonts w:cstheme="minorHAnsi"/>
          <w:b/>
          <w:bCs/>
          <w:color w:val="000000" w:themeColor="text1"/>
        </w:rPr>
        <w:t>Source Type:</w:t>
      </w:r>
      <w:r>
        <w:rPr>
          <w:rFonts w:cstheme="minorHAnsi"/>
          <w:b/>
          <w:bCs/>
          <w:color w:val="000000" w:themeColor="text1"/>
        </w:rPr>
        <w:t xml:space="preserve"> </w:t>
      </w:r>
      <w:r w:rsidRPr="00996263">
        <w:rPr>
          <w:rFonts w:cstheme="minorHAnsi"/>
          <w:color w:val="000000" w:themeColor="text1"/>
        </w:rPr>
        <w:t>W</w:t>
      </w:r>
      <w:r>
        <w:rPr>
          <w:rFonts w:cstheme="minorHAnsi"/>
          <w:color w:val="000000" w:themeColor="text1"/>
        </w:rPr>
        <w:t xml:space="preserve">e will select dataset </w:t>
      </w:r>
    </w:p>
    <w:p w14:paraId="4DECFE13" w14:textId="57E326D3" w:rsidR="002952CE" w:rsidRPr="008C64B3" w:rsidRDefault="002952CE" w:rsidP="000C0936">
      <w:pPr>
        <w:pStyle w:val="ListParagraph"/>
        <w:numPr>
          <w:ilvl w:val="0"/>
          <w:numId w:val="2"/>
        </w:numPr>
        <w:jc w:val="both"/>
        <w:rPr>
          <w:rFonts w:cstheme="minorHAnsi"/>
          <w:b/>
          <w:bCs/>
          <w:color w:val="000000" w:themeColor="text1"/>
        </w:rPr>
      </w:pPr>
      <w:r>
        <w:rPr>
          <w:rFonts w:cstheme="minorHAnsi"/>
          <w:b/>
          <w:bCs/>
          <w:color w:val="000000" w:themeColor="text1"/>
        </w:rPr>
        <w:t xml:space="preserve">Dataset: </w:t>
      </w:r>
      <w:r w:rsidR="00366362">
        <w:rPr>
          <w:rFonts w:cstheme="minorHAnsi"/>
          <w:color w:val="000000" w:themeColor="text1"/>
        </w:rPr>
        <w:t xml:space="preserve">Click on +, </w:t>
      </w:r>
      <w:r w:rsidR="00BD2AF4">
        <w:rPr>
          <w:rFonts w:cstheme="minorHAnsi"/>
          <w:color w:val="000000" w:themeColor="text1"/>
        </w:rPr>
        <w:t>we will connect on to Azure SQL Database and then continue.</w:t>
      </w:r>
      <w:r w:rsidR="00BD2AF4" w:rsidRPr="00D075B7">
        <w:rPr>
          <w:rFonts w:cstheme="minorHAnsi"/>
          <w:color w:val="000000" w:themeColor="text1"/>
        </w:rPr>
        <w:t xml:space="preserve"> </w:t>
      </w:r>
      <w:r w:rsidR="00D075B7" w:rsidRPr="00D075B7">
        <w:rPr>
          <w:rFonts w:cstheme="minorHAnsi"/>
          <w:color w:val="000000" w:themeColor="text1"/>
        </w:rPr>
        <w:t>We w</w:t>
      </w:r>
      <w:r w:rsidR="00D075B7">
        <w:rPr>
          <w:rFonts w:cstheme="minorHAnsi"/>
          <w:color w:val="000000" w:themeColor="text1"/>
        </w:rPr>
        <w:t xml:space="preserve">ill enter </w:t>
      </w:r>
    </w:p>
    <w:p w14:paraId="456491F8" w14:textId="3B8D0245" w:rsidR="008C64B3" w:rsidRPr="00A240A6" w:rsidRDefault="008C64B3" w:rsidP="008C64B3">
      <w:pPr>
        <w:pStyle w:val="ListParagraph"/>
        <w:numPr>
          <w:ilvl w:val="0"/>
          <w:numId w:val="3"/>
        </w:numPr>
        <w:jc w:val="both"/>
        <w:rPr>
          <w:rFonts w:cstheme="minorHAnsi"/>
          <w:b/>
          <w:bCs/>
          <w:color w:val="000000" w:themeColor="text1"/>
        </w:rPr>
      </w:pPr>
      <w:r>
        <w:rPr>
          <w:rFonts w:cstheme="minorHAnsi"/>
          <w:b/>
          <w:bCs/>
          <w:color w:val="000000" w:themeColor="text1"/>
        </w:rPr>
        <w:t xml:space="preserve">Name: </w:t>
      </w:r>
      <w:r>
        <w:rPr>
          <w:rFonts w:cstheme="minorHAnsi"/>
          <w:color w:val="000000" w:themeColor="text1"/>
        </w:rPr>
        <w:t>Dataset Name (</w:t>
      </w:r>
      <w:proofErr w:type="spellStart"/>
      <w:r>
        <w:rPr>
          <w:rFonts w:cstheme="minorHAnsi"/>
          <w:color w:val="000000" w:themeColor="text1"/>
        </w:rPr>
        <w:t>SalesOrderDetail_Table</w:t>
      </w:r>
      <w:proofErr w:type="spellEnd"/>
      <w:r>
        <w:rPr>
          <w:rFonts w:cstheme="minorHAnsi"/>
          <w:color w:val="000000" w:themeColor="text1"/>
        </w:rPr>
        <w:t>)</w:t>
      </w:r>
    </w:p>
    <w:p w14:paraId="789AB396" w14:textId="7A4D0A28" w:rsidR="00A240A6" w:rsidRPr="00A240A6" w:rsidRDefault="00A240A6" w:rsidP="008C64B3">
      <w:pPr>
        <w:pStyle w:val="ListParagraph"/>
        <w:numPr>
          <w:ilvl w:val="0"/>
          <w:numId w:val="3"/>
        </w:numPr>
        <w:jc w:val="both"/>
        <w:rPr>
          <w:rFonts w:cstheme="minorHAnsi"/>
          <w:b/>
          <w:bCs/>
          <w:color w:val="000000" w:themeColor="text1"/>
        </w:rPr>
      </w:pPr>
      <w:r>
        <w:rPr>
          <w:rFonts w:cstheme="minorHAnsi"/>
          <w:b/>
          <w:bCs/>
          <w:color w:val="000000" w:themeColor="text1"/>
        </w:rPr>
        <w:t xml:space="preserve">Linked Service: </w:t>
      </w:r>
      <w:r>
        <w:rPr>
          <w:rFonts w:cstheme="minorHAnsi"/>
          <w:color w:val="000000" w:themeColor="text1"/>
        </w:rPr>
        <w:t>We will select linked service of Azure SQL database(</w:t>
      </w:r>
      <w:proofErr w:type="spellStart"/>
      <w:r>
        <w:rPr>
          <w:rFonts w:cstheme="minorHAnsi"/>
          <w:color w:val="000000" w:themeColor="text1"/>
        </w:rPr>
        <w:t>appdb_service</w:t>
      </w:r>
      <w:proofErr w:type="spellEnd"/>
      <w:r>
        <w:rPr>
          <w:rFonts w:cstheme="minorHAnsi"/>
          <w:color w:val="000000" w:themeColor="text1"/>
        </w:rPr>
        <w:t>)</w:t>
      </w:r>
    </w:p>
    <w:p w14:paraId="1C10072C" w14:textId="209E1D0D" w:rsidR="00A240A6" w:rsidRPr="00065145" w:rsidRDefault="00065145" w:rsidP="008C64B3">
      <w:pPr>
        <w:pStyle w:val="ListParagraph"/>
        <w:numPr>
          <w:ilvl w:val="0"/>
          <w:numId w:val="3"/>
        </w:numPr>
        <w:jc w:val="both"/>
        <w:rPr>
          <w:rFonts w:cstheme="minorHAnsi"/>
          <w:b/>
          <w:bCs/>
          <w:color w:val="000000" w:themeColor="text1"/>
        </w:rPr>
      </w:pPr>
      <w:r>
        <w:rPr>
          <w:rFonts w:cstheme="minorHAnsi"/>
          <w:b/>
          <w:bCs/>
          <w:color w:val="000000" w:themeColor="text1"/>
        </w:rPr>
        <w:t xml:space="preserve">Table Name: </w:t>
      </w:r>
      <w:proofErr w:type="spellStart"/>
      <w:r>
        <w:rPr>
          <w:rFonts w:cstheme="minorHAnsi"/>
          <w:color w:val="000000" w:themeColor="text1"/>
        </w:rPr>
        <w:t>SalesLT.SalesOrderDetail</w:t>
      </w:r>
      <w:proofErr w:type="spellEnd"/>
      <w:r>
        <w:rPr>
          <w:rFonts w:cstheme="minorHAnsi"/>
          <w:color w:val="000000" w:themeColor="text1"/>
        </w:rPr>
        <w:t xml:space="preserve"> </w:t>
      </w:r>
    </w:p>
    <w:p w14:paraId="175640AB" w14:textId="0A7294B8" w:rsidR="00065145" w:rsidRPr="00E84A93" w:rsidRDefault="00E84A93" w:rsidP="008C64B3">
      <w:pPr>
        <w:pStyle w:val="ListParagraph"/>
        <w:numPr>
          <w:ilvl w:val="0"/>
          <w:numId w:val="3"/>
        </w:numPr>
        <w:jc w:val="both"/>
        <w:rPr>
          <w:rFonts w:cstheme="minorHAnsi"/>
          <w:b/>
          <w:bCs/>
          <w:color w:val="000000" w:themeColor="text1"/>
        </w:rPr>
      </w:pPr>
      <w:r>
        <w:rPr>
          <w:rFonts w:cstheme="minorHAnsi"/>
          <w:b/>
          <w:bCs/>
          <w:color w:val="000000" w:themeColor="text1"/>
        </w:rPr>
        <w:t xml:space="preserve">Import </w:t>
      </w:r>
      <w:r w:rsidR="00B02E07">
        <w:rPr>
          <w:rFonts w:cstheme="minorHAnsi"/>
          <w:b/>
          <w:bCs/>
          <w:color w:val="000000" w:themeColor="text1"/>
        </w:rPr>
        <w:t>Schema:</w:t>
      </w:r>
      <w:r>
        <w:rPr>
          <w:rFonts w:cstheme="minorHAnsi"/>
          <w:b/>
          <w:bCs/>
          <w:color w:val="000000" w:themeColor="text1"/>
        </w:rPr>
        <w:t xml:space="preserve"> </w:t>
      </w:r>
      <w:r>
        <w:rPr>
          <w:rFonts w:cstheme="minorHAnsi"/>
          <w:color w:val="000000" w:themeColor="text1"/>
        </w:rPr>
        <w:t xml:space="preserve">from connection/store </w:t>
      </w:r>
    </w:p>
    <w:p w14:paraId="421264D4" w14:textId="22DE648D" w:rsidR="00E84A93" w:rsidRPr="00E84A93" w:rsidRDefault="00E84A93" w:rsidP="00E84A93">
      <w:pPr>
        <w:jc w:val="both"/>
        <w:rPr>
          <w:rFonts w:cstheme="minorHAnsi"/>
          <w:color w:val="000000" w:themeColor="text1"/>
        </w:rPr>
      </w:pPr>
      <w:r w:rsidRPr="00E84A93">
        <w:rPr>
          <w:rFonts w:cstheme="minorHAnsi"/>
          <w:color w:val="000000" w:themeColor="text1"/>
        </w:rPr>
        <w:t xml:space="preserve">Click </w:t>
      </w:r>
      <w:r>
        <w:rPr>
          <w:rFonts w:cstheme="minorHAnsi"/>
          <w:color w:val="000000" w:themeColor="text1"/>
        </w:rPr>
        <w:t xml:space="preserve">On Ok. </w:t>
      </w:r>
    </w:p>
    <w:p w14:paraId="0E72B2C9" w14:textId="464266CE" w:rsidR="00BD2AF4" w:rsidRDefault="00554D06" w:rsidP="00974936">
      <w:pPr>
        <w:jc w:val="both"/>
        <w:rPr>
          <w:rFonts w:cstheme="minorHAnsi"/>
          <w:color w:val="000000" w:themeColor="text1"/>
        </w:rPr>
      </w:pPr>
      <w:r>
        <w:rPr>
          <w:rFonts w:cstheme="minorHAnsi"/>
          <w:b/>
          <w:bCs/>
          <w:color w:val="000000" w:themeColor="text1"/>
        </w:rPr>
        <w:t>Overview</w:t>
      </w:r>
      <w:r w:rsidR="00974936">
        <w:rPr>
          <w:rFonts w:cstheme="minorHAnsi"/>
          <w:b/>
          <w:bCs/>
          <w:color w:val="000000" w:themeColor="text1"/>
        </w:rPr>
        <w:t xml:space="preserve"> of Summary Settings Tab: </w:t>
      </w:r>
      <w:r w:rsidR="00974936">
        <w:rPr>
          <w:rFonts w:cstheme="minorHAnsi"/>
          <w:color w:val="000000" w:themeColor="text1"/>
        </w:rPr>
        <w:t xml:space="preserve">We have built something known as </w:t>
      </w:r>
      <w:r w:rsidR="001D0C47">
        <w:rPr>
          <w:rFonts w:cstheme="minorHAnsi"/>
          <w:color w:val="000000" w:themeColor="text1"/>
        </w:rPr>
        <w:t xml:space="preserve">stream of data. This current stream of data is </w:t>
      </w:r>
      <w:proofErr w:type="spellStart"/>
      <w:r w:rsidR="001D0C47">
        <w:rPr>
          <w:rFonts w:cstheme="minorHAnsi"/>
          <w:color w:val="000000" w:themeColor="text1"/>
        </w:rPr>
        <w:t>gonna</w:t>
      </w:r>
      <w:proofErr w:type="spellEnd"/>
      <w:r w:rsidR="001D0C47">
        <w:rPr>
          <w:rFonts w:cstheme="minorHAnsi"/>
          <w:color w:val="000000" w:themeColor="text1"/>
        </w:rPr>
        <w:t xml:space="preserve"> be taking the information</w:t>
      </w:r>
      <w:r w:rsidR="00A6737B">
        <w:rPr>
          <w:rFonts w:cstheme="minorHAnsi"/>
          <w:color w:val="000000" w:themeColor="text1"/>
        </w:rPr>
        <w:t xml:space="preserve"> from our </w:t>
      </w:r>
      <w:proofErr w:type="spellStart"/>
      <w:r w:rsidR="00A6737B">
        <w:rPr>
          <w:rFonts w:cstheme="minorHAnsi"/>
          <w:color w:val="000000" w:themeColor="text1"/>
        </w:rPr>
        <w:t>SalesOrderDetail</w:t>
      </w:r>
      <w:proofErr w:type="spellEnd"/>
      <w:r w:rsidR="00A6737B">
        <w:rPr>
          <w:rFonts w:cstheme="minorHAnsi"/>
          <w:color w:val="000000" w:themeColor="text1"/>
        </w:rPr>
        <w:t xml:space="preserve"> table </w:t>
      </w:r>
      <w:r>
        <w:rPr>
          <w:rFonts w:cstheme="minorHAnsi"/>
          <w:color w:val="000000" w:themeColor="text1"/>
        </w:rPr>
        <w:t xml:space="preserve">based on importing the schema </w:t>
      </w:r>
      <w:r w:rsidR="006F3F23">
        <w:rPr>
          <w:rFonts w:cstheme="minorHAnsi"/>
          <w:color w:val="000000" w:themeColor="text1"/>
        </w:rPr>
        <w:t>from our source table</w:t>
      </w:r>
      <w:r w:rsidR="001A3DBF">
        <w:rPr>
          <w:rFonts w:cstheme="minorHAnsi"/>
          <w:color w:val="000000" w:themeColor="text1"/>
        </w:rPr>
        <w:t>. It understands that there are n columns of data</w:t>
      </w:r>
      <w:r w:rsidR="00633739">
        <w:rPr>
          <w:rFonts w:cstheme="minorHAnsi"/>
          <w:color w:val="000000" w:themeColor="text1"/>
        </w:rPr>
        <w:t xml:space="preserve"> and there is dataset also in place, click on open and can check schema</w:t>
      </w:r>
      <w:r w:rsidR="007E489C">
        <w:rPr>
          <w:rFonts w:cstheme="minorHAnsi"/>
          <w:color w:val="000000" w:themeColor="text1"/>
        </w:rPr>
        <w:t>.</w:t>
      </w:r>
    </w:p>
    <w:p w14:paraId="408F2F1B" w14:textId="230E31AC" w:rsidR="007E489C" w:rsidRDefault="007E489C" w:rsidP="00974936">
      <w:pPr>
        <w:jc w:val="both"/>
        <w:rPr>
          <w:rFonts w:cstheme="minorHAnsi"/>
          <w:b/>
          <w:bCs/>
          <w:color w:val="FF0000"/>
        </w:rPr>
      </w:pPr>
      <w:r w:rsidRPr="007E489C">
        <w:rPr>
          <w:rFonts w:cstheme="minorHAnsi"/>
          <w:b/>
          <w:bCs/>
          <w:color w:val="FF0000"/>
        </w:rPr>
        <w:t>Source Options:</w:t>
      </w:r>
    </w:p>
    <w:p w14:paraId="27628508" w14:textId="5D6B41FF" w:rsidR="0020568B" w:rsidRPr="009C0EC2" w:rsidRDefault="0020568B" w:rsidP="0020568B">
      <w:pPr>
        <w:pStyle w:val="ListParagraph"/>
        <w:numPr>
          <w:ilvl w:val="0"/>
          <w:numId w:val="4"/>
        </w:numPr>
        <w:jc w:val="both"/>
        <w:rPr>
          <w:rFonts w:cstheme="minorHAnsi"/>
          <w:b/>
          <w:bCs/>
          <w:color w:val="000000" w:themeColor="text1"/>
        </w:rPr>
      </w:pPr>
      <w:r>
        <w:rPr>
          <w:rFonts w:cstheme="minorHAnsi"/>
          <w:b/>
          <w:bCs/>
          <w:color w:val="000000" w:themeColor="text1"/>
        </w:rPr>
        <w:t xml:space="preserve">Input: </w:t>
      </w:r>
      <w:r>
        <w:rPr>
          <w:rFonts w:cstheme="minorHAnsi"/>
          <w:color w:val="000000" w:themeColor="text1"/>
        </w:rPr>
        <w:t>Table/Query/Stored Procedure. Will choose table.</w:t>
      </w:r>
    </w:p>
    <w:p w14:paraId="2B389CE1" w14:textId="6D0C7E11" w:rsidR="009C0EC2" w:rsidRPr="00064D40" w:rsidRDefault="00064D40" w:rsidP="0020568B">
      <w:pPr>
        <w:pStyle w:val="ListParagraph"/>
        <w:numPr>
          <w:ilvl w:val="0"/>
          <w:numId w:val="4"/>
        </w:numPr>
        <w:jc w:val="both"/>
        <w:rPr>
          <w:rFonts w:cstheme="minorHAnsi"/>
          <w:b/>
          <w:bCs/>
          <w:color w:val="000000" w:themeColor="text1"/>
        </w:rPr>
      </w:pPr>
      <w:r>
        <w:rPr>
          <w:rFonts w:cstheme="minorHAnsi"/>
          <w:b/>
          <w:bCs/>
          <w:color w:val="000000" w:themeColor="text1"/>
        </w:rPr>
        <w:t xml:space="preserve">Isolation </w:t>
      </w:r>
      <w:r w:rsidR="00724638">
        <w:rPr>
          <w:rFonts w:cstheme="minorHAnsi"/>
          <w:b/>
          <w:bCs/>
          <w:color w:val="000000" w:themeColor="text1"/>
        </w:rPr>
        <w:t>level:</w:t>
      </w:r>
      <w:r>
        <w:rPr>
          <w:rFonts w:cstheme="minorHAnsi"/>
          <w:b/>
          <w:bCs/>
          <w:color w:val="000000" w:themeColor="text1"/>
        </w:rPr>
        <w:t xml:space="preserve"> </w:t>
      </w:r>
      <w:r>
        <w:rPr>
          <w:rFonts w:cstheme="minorHAnsi"/>
          <w:color w:val="000000" w:themeColor="text1"/>
        </w:rPr>
        <w:t xml:space="preserve">Read Uncommitted. </w:t>
      </w:r>
    </w:p>
    <w:p w14:paraId="6DD705DD" w14:textId="77777777" w:rsidR="00064D40" w:rsidRDefault="00064D40" w:rsidP="00064D40">
      <w:pPr>
        <w:jc w:val="both"/>
        <w:rPr>
          <w:rFonts w:cstheme="minorHAnsi"/>
          <w:b/>
          <w:bCs/>
          <w:color w:val="000000" w:themeColor="text1"/>
        </w:rPr>
      </w:pPr>
    </w:p>
    <w:p w14:paraId="3A4645BF" w14:textId="19D0CE42" w:rsidR="00064D40" w:rsidRDefault="00064D40" w:rsidP="00064D40">
      <w:pPr>
        <w:jc w:val="both"/>
        <w:rPr>
          <w:rFonts w:cstheme="minorHAnsi"/>
          <w:color w:val="000000" w:themeColor="text1"/>
        </w:rPr>
      </w:pPr>
      <w:r>
        <w:rPr>
          <w:rFonts w:cstheme="minorHAnsi"/>
          <w:color w:val="000000" w:themeColor="text1"/>
        </w:rPr>
        <w:t xml:space="preserve">Next step is </w:t>
      </w:r>
      <w:r w:rsidR="004B010C">
        <w:rPr>
          <w:rFonts w:cstheme="minorHAnsi"/>
          <w:color w:val="000000" w:themeColor="text1"/>
        </w:rPr>
        <w:t>as</w:t>
      </w:r>
      <w:r>
        <w:rPr>
          <w:rFonts w:cstheme="minorHAnsi"/>
          <w:color w:val="000000" w:themeColor="text1"/>
        </w:rPr>
        <w:t xml:space="preserve"> per our query </w:t>
      </w:r>
      <w:r w:rsidR="00204430">
        <w:rPr>
          <w:rFonts w:cstheme="minorHAnsi"/>
          <w:color w:val="000000" w:themeColor="text1"/>
        </w:rPr>
        <w:t xml:space="preserve">we are doing left join with </w:t>
      </w:r>
      <w:proofErr w:type="spellStart"/>
      <w:r w:rsidR="00204430">
        <w:rPr>
          <w:rFonts w:cstheme="minorHAnsi"/>
          <w:color w:val="000000" w:themeColor="text1"/>
        </w:rPr>
        <w:t>SalesOrderHeader</w:t>
      </w:r>
      <w:proofErr w:type="spellEnd"/>
      <w:r w:rsidR="00204430">
        <w:rPr>
          <w:rFonts w:cstheme="minorHAnsi"/>
          <w:color w:val="000000" w:themeColor="text1"/>
        </w:rPr>
        <w:t xml:space="preserve"> table. </w:t>
      </w:r>
      <w:r w:rsidR="004B010C">
        <w:rPr>
          <w:rFonts w:cstheme="minorHAnsi"/>
          <w:color w:val="000000" w:themeColor="text1"/>
        </w:rPr>
        <w:t xml:space="preserve"> So, we will add another </w:t>
      </w:r>
      <w:r w:rsidR="00724638">
        <w:rPr>
          <w:rFonts w:cstheme="minorHAnsi"/>
          <w:color w:val="000000" w:themeColor="text1"/>
        </w:rPr>
        <w:t>source, down</w:t>
      </w:r>
      <w:r w:rsidR="004B010C">
        <w:rPr>
          <w:rFonts w:cstheme="minorHAnsi"/>
          <w:color w:val="000000" w:themeColor="text1"/>
        </w:rPr>
        <w:t xml:space="preserve"> to </w:t>
      </w:r>
      <w:proofErr w:type="spellStart"/>
      <w:r w:rsidR="004B010C">
        <w:rPr>
          <w:rFonts w:cstheme="minorHAnsi"/>
          <w:color w:val="000000" w:themeColor="text1"/>
        </w:rPr>
        <w:t>SalesOrderDetailstream</w:t>
      </w:r>
      <w:proofErr w:type="spellEnd"/>
      <w:r w:rsidR="004B010C">
        <w:rPr>
          <w:rFonts w:cstheme="minorHAnsi"/>
          <w:color w:val="000000" w:themeColor="text1"/>
        </w:rPr>
        <w:t xml:space="preserve">. </w:t>
      </w:r>
    </w:p>
    <w:p w14:paraId="130F3534" w14:textId="0947B595" w:rsidR="004B010C" w:rsidRDefault="00E45A21" w:rsidP="00064D40">
      <w:pPr>
        <w:jc w:val="both"/>
        <w:rPr>
          <w:rFonts w:cstheme="minorHAnsi"/>
          <w:color w:val="000000" w:themeColor="text1"/>
        </w:rPr>
      </w:pPr>
      <w:r>
        <w:rPr>
          <w:rFonts w:cstheme="minorHAnsi"/>
          <w:color w:val="000000" w:themeColor="text1"/>
        </w:rPr>
        <w:t>We will follow same steps again.</w:t>
      </w:r>
    </w:p>
    <w:p w14:paraId="6FFDC6A8" w14:textId="75990C93" w:rsidR="00E45A21" w:rsidRDefault="00E45A21" w:rsidP="00064D40">
      <w:pPr>
        <w:jc w:val="both"/>
        <w:rPr>
          <w:rFonts w:cstheme="minorHAnsi"/>
          <w:color w:val="000000" w:themeColor="text1"/>
        </w:rPr>
      </w:pPr>
      <w:r>
        <w:rPr>
          <w:rFonts w:cstheme="minorHAnsi"/>
          <w:color w:val="000000" w:themeColor="text1"/>
        </w:rPr>
        <w:t xml:space="preserve">Enter Source Settings: enter here </w:t>
      </w:r>
      <w:proofErr w:type="spellStart"/>
      <w:r>
        <w:rPr>
          <w:rFonts w:cstheme="minorHAnsi"/>
          <w:color w:val="000000" w:themeColor="text1"/>
        </w:rPr>
        <w:t>SalesOrderHeaderstream</w:t>
      </w:r>
      <w:proofErr w:type="spellEnd"/>
      <w:r>
        <w:rPr>
          <w:rFonts w:cstheme="minorHAnsi"/>
          <w:color w:val="000000" w:themeColor="text1"/>
        </w:rPr>
        <w:t xml:space="preserve"> </w:t>
      </w:r>
    </w:p>
    <w:p w14:paraId="70D70416" w14:textId="1AAFAC3F" w:rsidR="00E45A21" w:rsidRDefault="00CF239A" w:rsidP="00064D40">
      <w:pPr>
        <w:jc w:val="both"/>
        <w:rPr>
          <w:rFonts w:cstheme="minorHAnsi"/>
          <w:color w:val="000000" w:themeColor="text1"/>
        </w:rPr>
      </w:pPr>
      <w:r>
        <w:rPr>
          <w:rFonts w:cstheme="minorHAnsi"/>
          <w:color w:val="000000" w:themeColor="text1"/>
        </w:rPr>
        <w:t>Source Type: Dataset</w:t>
      </w:r>
    </w:p>
    <w:p w14:paraId="37B806D1" w14:textId="63F95900" w:rsidR="00CF239A" w:rsidRDefault="00F96093" w:rsidP="00064D40">
      <w:pPr>
        <w:jc w:val="both"/>
        <w:rPr>
          <w:rFonts w:cstheme="minorHAnsi"/>
          <w:color w:val="000000" w:themeColor="text1"/>
        </w:rPr>
      </w:pPr>
      <w:r>
        <w:rPr>
          <w:rFonts w:cstheme="minorHAnsi"/>
          <w:color w:val="000000" w:themeColor="text1"/>
        </w:rPr>
        <w:t>Dataset:</w:t>
      </w:r>
      <w:r w:rsidR="00CF239A">
        <w:rPr>
          <w:rFonts w:cstheme="minorHAnsi"/>
          <w:color w:val="000000" w:themeColor="text1"/>
        </w:rPr>
        <w:t xml:space="preserve"> we will select Azure SQL </w:t>
      </w:r>
      <w:r>
        <w:rPr>
          <w:rFonts w:cstheme="minorHAnsi"/>
          <w:color w:val="000000" w:themeColor="text1"/>
        </w:rPr>
        <w:t>Database,</w:t>
      </w:r>
      <w:r w:rsidR="00791EE5">
        <w:rPr>
          <w:rFonts w:cstheme="minorHAnsi"/>
          <w:color w:val="000000" w:themeColor="text1"/>
        </w:rPr>
        <w:t xml:space="preserve"> continue, now in set </w:t>
      </w:r>
      <w:r>
        <w:rPr>
          <w:rFonts w:cstheme="minorHAnsi"/>
          <w:color w:val="000000" w:themeColor="text1"/>
        </w:rPr>
        <w:t>properties,</w:t>
      </w:r>
      <w:r w:rsidR="00791EE5">
        <w:rPr>
          <w:rFonts w:cstheme="minorHAnsi"/>
          <w:color w:val="000000" w:themeColor="text1"/>
        </w:rPr>
        <w:t xml:space="preserve"> we will enter </w:t>
      </w:r>
      <w:r w:rsidR="001938CD">
        <w:rPr>
          <w:rFonts w:cstheme="minorHAnsi"/>
          <w:color w:val="000000" w:themeColor="text1"/>
        </w:rPr>
        <w:t xml:space="preserve">Dataset </w:t>
      </w:r>
      <w:r>
        <w:rPr>
          <w:rFonts w:cstheme="minorHAnsi"/>
          <w:color w:val="000000" w:themeColor="text1"/>
        </w:rPr>
        <w:t>name (</w:t>
      </w:r>
      <w:proofErr w:type="spellStart"/>
      <w:r w:rsidR="001938CD">
        <w:rPr>
          <w:rFonts w:cstheme="minorHAnsi"/>
          <w:color w:val="000000" w:themeColor="text1"/>
        </w:rPr>
        <w:t>SalesOrderHeader</w:t>
      </w:r>
      <w:r w:rsidR="00474409">
        <w:rPr>
          <w:rFonts w:cstheme="minorHAnsi"/>
          <w:color w:val="000000" w:themeColor="text1"/>
        </w:rPr>
        <w:t>_Table</w:t>
      </w:r>
      <w:proofErr w:type="spellEnd"/>
      <w:r w:rsidR="00474409">
        <w:rPr>
          <w:rFonts w:cstheme="minorHAnsi"/>
          <w:color w:val="000000" w:themeColor="text1"/>
        </w:rPr>
        <w:t xml:space="preserve">. Linked Service, Table </w:t>
      </w:r>
      <w:r>
        <w:rPr>
          <w:rFonts w:cstheme="minorHAnsi"/>
          <w:color w:val="000000" w:themeColor="text1"/>
        </w:rPr>
        <w:t>name,</w:t>
      </w:r>
      <w:r w:rsidR="00474409">
        <w:rPr>
          <w:rFonts w:cstheme="minorHAnsi"/>
          <w:color w:val="000000" w:themeColor="text1"/>
        </w:rPr>
        <w:t xml:space="preserve"> import </w:t>
      </w:r>
      <w:r>
        <w:rPr>
          <w:rFonts w:cstheme="minorHAnsi"/>
          <w:color w:val="000000" w:themeColor="text1"/>
        </w:rPr>
        <w:t>schema,</w:t>
      </w:r>
      <w:r w:rsidR="00474409">
        <w:rPr>
          <w:rFonts w:cstheme="minorHAnsi"/>
          <w:color w:val="000000" w:themeColor="text1"/>
        </w:rPr>
        <w:t xml:space="preserve"> click ok.</w:t>
      </w:r>
    </w:p>
    <w:p w14:paraId="4D4D87C5" w14:textId="3CC7319F" w:rsidR="009A69B7" w:rsidRDefault="009A69B7" w:rsidP="00064D40">
      <w:pPr>
        <w:jc w:val="both"/>
        <w:rPr>
          <w:rFonts w:cstheme="minorHAnsi"/>
          <w:color w:val="000000" w:themeColor="text1"/>
        </w:rPr>
      </w:pPr>
      <w:r>
        <w:rPr>
          <w:rFonts w:cstheme="minorHAnsi"/>
          <w:color w:val="000000" w:themeColor="text1"/>
        </w:rPr>
        <w:t xml:space="preserve">Now between 2 sources we need to do a join. </w:t>
      </w:r>
      <w:r w:rsidR="00724638">
        <w:rPr>
          <w:rFonts w:cstheme="minorHAnsi"/>
          <w:color w:val="000000" w:themeColor="text1"/>
        </w:rPr>
        <w:t>So,</w:t>
      </w:r>
      <w:r>
        <w:rPr>
          <w:rFonts w:cstheme="minorHAnsi"/>
          <w:color w:val="000000" w:themeColor="text1"/>
        </w:rPr>
        <w:t xml:space="preserve"> click on + button for the first </w:t>
      </w:r>
      <w:r w:rsidR="00F96093">
        <w:rPr>
          <w:rFonts w:cstheme="minorHAnsi"/>
          <w:color w:val="000000" w:themeColor="text1"/>
        </w:rPr>
        <w:t>source,</w:t>
      </w:r>
      <w:r w:rsidR="00D9237A">
        <w:rPr>
          <w:rFonts w:cstheme="minorHAnsi"/>
          <w:color w:val="000000" w:themeColor="text1"/>
        </w:rPr>
        <w:t xml:space="preserve"> choose </w:t>
      </w:r>
      <w:r w:rsidR="00F96093">
        <w:rPr>
          <w:rFonts w:cstheme="minorHAnsi"/>
          <w:color w:val="000000" w:themeColor="text1"/>
        </w:rPr>
        <w:t>JOIN. we can now join multiple streams of data.</w:t>
      </w:r>
      <w:r w:rsidR="00BA3C87">
        <w:rPr>
          <w:rFonts w:cstheme="minorHAnsi"/>
          <w:color w:val="000000" w:themeColor="text1"/>
        </w:rPr>
        <w:t xml:space="preserve"> The below wizard appeared at canvas bottom after selecting join.</w:t>
      </w:r>
    </w:p>
    <w:p w14:paraId="40696F99" w14:textId="77777777" w:rsidR="00BA3C87" w:rsidRDefault="00BA3C87" w:rsidP="00064D40">
      <w:pPr>
        <w:jc w:val="both"/>
        <w:rPr>
          <w:rFonts w:cstheme="minorHAnsi"/>
          <w:color w:val="000000" w:themeColor="text1"/>
        </w:rPr>
      </w:pPr>
    </w:p>
    <w:p w14:paraId="57C503C2" w14:textId="239154EE" w:rsidR="004B010C" w:rsidRDefault="001350AC" w:rsidP="00064D40">
      <w:pPr>
        <w:jc w:val="both"/>
        <w:rPr>
          <w:rFonts w:cstheme="minorHAnsi"/>
          <w:color w:val="000000" w:themeColor="text1"/>
        </w:rPr>
      </w:pPr>
      <w:r>
        <w:rPr>
          <w:noProof/>
        </w:rPr>
        <w:lastRenderedPageBreak/>
        <w:drawing>
          <wp:inline distT="0" distB="0" distL="0" distR="0" wp14:anchorId="1973FE0A" wp14:editId="57E45D22">
            <wp:extent cx="5562600" cy="34992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0160" cy="3516546"/>
                    </a:xfrm>
                    <a:prstGeom prst="rect">
                      <a:avLst/>
                    </a:prstGeom>
                  </pic:spPr>
                </pic:pic>
              </a:graphicData>
            </a:graphic>
          </wp:inline>
        </w:drawing>
      </w:r>
    </w:p>
    <w:p w14:paraId="03445D2F" w14:textId="6ED5BE43" w:rsidR="00BA3C87" w:rsidRPr="008A0448" w:rsidRDefault="00BA3C87" w:rsidP="00064D40">
      <w:pPr>
        <w:jc w:val="both"/>
        <w:rPr>
          <w:rFonts w:cstheme="minorHAnsi"/>
          <w:b/>
          <w:bCs/>
          <w:color w:val="FF0000"/>
        </w:rPr>
      </w:pPr>
      <w:r w:rsidRPr="008A0448">
        <w:rPr>
          <w:rFonts w:cstheme="minorHAnsi"/>
          <w:b/>
          <w:bCs/>
          <w:color w:val="FF0000"/>
        </w:rPr>
        <w:t>JOIN SETTINGS:</w:t>
      </w:r>
      <w:r w:rsidR="00092A2D" w:rsidRPr="008A0448">
        <w:rPr>
          <w:rFonts w:cstheme="minorHAnsi"/>
          <w:b/>
          <w:bCs/>
          <w:color w:val="FF0000"/>
        </w:rPr>
        <w:t xml:space="preserve"> </w:t>
      </w:r>
    </w:p>
    <w:p w14:paraId="42E089F3" w14:textId="33272A5D" w:rsidR="00322B48" w:rsidRDefault="00322B48" w:rsidP="00064D40">
      <w:pPr>
        <w:jc w:val="both"/>
        <w:rPr>
          <w:rFonts w:cstheme="minorHAnsi"/>
          <w:color w:val="000000" w:themeColor="text1"/>
        </w:rPr>
      </w:pPr>
      <w:r>
        <w:rPr>
          <w:rFonts w:cstheme="minorHAnsi"/>
          <w:color w:val="000000" w:themeColor="text1"/>
        </w:rPr>
        <w:t xml:space="preserve">Output stream name: </w:t>
      </w:r>
      <w:proofErr w:type="spellStart"/>
      <w:r>
        <w:rPr>
          <w:rFonts w:cstheme="minorHAnsi"/>
          <w:color w:val="000000" w:themeColor="text1"/>
        </w:rPr>
        <w:t>SalesOrderDetailjoinSalesOrderHeader</w:t>
      </w:r>
      <w:proofErr w:type="spellEnd"/>
    </w:p>
    <w:p w14:paraId="56FC305B" w14:textId="225C2080" w:rsidR="00322B48" w:rsidRDefault="00D43795" w:rsidP="00064D40">
      <w:pPr>
        <w:jc w:val="both"/>
        <w:rPr>
          <w:rFonts w:cstheme="minorHAnsi"/>
          <w:color w:val="000000" w:themeColor="text1"/>
        </w:rPr>
      </w:pPr>
      <w:r>
        <w:rPr>
          <w:rFonts w:cstheme="minorHAnsi"/>
          <w:color w:val="000000" w:themeColor="text1"/>
        </w:rPr>
        <w:t>Left stream: we will select first table here (</w:t>
      </w:r>
      <w:proofErr w:type="spellStart"/>
      <w:r>
        <w:rPr>
          <w:rFonts w:cstheme="minorHAnsi"/>
          <w:color w:val="000000" w:themeColor="text1"/>
        </w:rPr>
        <w:t>SalesOrderDetailstream</w:t>
      </w:r>
      <w:proofErr w:type="spellEnd"/>
      <w:r>
        <w:rPr>
          <w:rFonts w:cstheme="minorHAnsi"/>
          <w:color w:val="000000" w:themeColor="text1"/>
        </w:rPr>
        <w:t>)</w:t>
      </w:r>
    </w:p>
    <w:p w14:paraId="7FFD86D4" w14:textId="607E36D7" w:rsidR="00D43795" w:rsidRDefault="00D43795" w:rsidP="00D43795">
      <w:pPr>
        <w:jc w:val="both"/>
        <w:rPr>
          <w:rFonts w:cstheme="minorHAnsi"/>
          <w:color w:val="000000" w:themeColor="text1"/>
        </w:rPr>
      </w:pPr>
      <w:r>
        <w:rPr>
          <w:rFonts w:cstheme="minorHAnsi"/>
          <w:color w:val="000000" w:themeColor="text1"/>
        </w:rPr>
        <w:t>Right stream: we will select second table here (</w:t>
      </w:r>
      <w:proofErr w:type="spellStart"/>
      <w:r>
        <w:rPr>
          <w:rFonts w:cstheme="minorHAnsi"/>
          <w:color w:val="000000" w:themeColor="text1"/>
        </w:rPr>
        <w:t>SalesOrder</w:t>
      </w:r>
      <w:r w:rsidR="008A0448">
        <w:rPr>
          <w:rFonts w:cstheme="minorHAnsi"/>
          <w:color w:val="000000" w:themeColor="text1"/>
        </w:rPr>
        <w:t>Header</w:t>
      </w:r>
      <w:r>
        <w:rPr>
          <w:rFonts w:cstheme="minorHAnsi"/>
          <w:color w:val="000000" w:themeColor="text1"/>
        </w:rPr>
        <w:t>stream</w:t>
      </w:r>
      <w:proofErr w:type="spellEnd"/>
      <w:r>
        <w:rPr>
          <w:rFonts w:cstheme="minorHAnsi"/>
          <w:color w:val="000000" w:themeColor="text1"/>
        </w:rPr>
        <w:t>)</w:t>
      </w:r>
    </w:p>
    <w:p w14:paraId="68798CA6" w14:textId="26787799" w:rsidR="008A0448" w:rsidRDefault="008A0448" w:rsidP="00D43795">
      <w:pPr>
        <w:jc w:val="both"/>
        <w:rPr>
          <w:rFonts w:cstheme="minorHAnsi"/>
          <w:color w:val="000000" w:themeColor="text1"/>
        </w:rPr>
      </w:pPr>
      <w:r>
        <w:rPr>
          <w:rFonts w:cstheme="minorHAnsi"/>
          <w:color w:val="000000" w:themeColor="text1"/>
        </w:rPr>
        <w:t>Join Type: Left Join</w:t>
      </w:r>
    </w:p>
    <w:p w14:paraId="2FFAAA3E" w14:textId="787918A4" w:rsidR="008A0448" w:rsidRDefault="008A0448" w:rsidP="00D43795">
      <w:pPr>
        <w:jc w:val="both"/>
        <w:rPr>
          <w:rFonts w:cstheme="minorHAnsi"/>
          <w:color w:val="000000" w:themeColor="text1"/>
        </w:rPr>
      </w:pPr>
      <w:r>
        <w:rPr>
          <w:rFonts w:cstheme="minorHAnsi"/>
          <w:color w:val="000000" w:themeColor="text1"/>
        </w:rPr>
        <w:t>Joi</w:t>
      </w:r>
      <w:r w:rsidR="00D05DC1">
        <w:rPr>
          <w:rFonts w:cstheme="minorHAnsi"/>
          <w:color w:val="000000" w:themeColor="text1"/>
        </w:rPr>
        <w:t>n</w:t>
      </w:r>
      <w:r>
        <w:rPr>
          <w:rFonts w:cstheme="minorHAnsi"/>
          <w:color w:val="000000" w:themeColor="text1"/>
        </w:rPr>
        <w:t xml:space="preserve"> Conditions: </w:t>
      </w:r>
      <w:r w:rsidR="00061A88">
        <w:rPr>
          <w:rFonts w:cstheme="minorHAnsi"/>
          <w:color w:val="000000" w:themeColor="text1"/>
        </w:rPr>
        <w:t xml:space="preserve">Based on what column ON condition is </w:t>
      </w:r>
      <w:r w:rsidR="00DE5244">
        <w:rPr>
          <w:rFonts w:cstheme="minorHAnsi"/>
          <w:color w:val="000000" w:themeColor="text1"/>
        </w:rPr>
        <w:t>there,</w:t>
      </w:r>
      <w:r w:rsidR="00061A88">
        <w:rPr>
          <w:rFonts w:cstheme="minorHAnsi"/>
          <w:color w:val="000000" w:themeColor="text1"/>
        </w:rPr>
        <w:t xml:space="preserve"> that we will specify here. </w:t>
      </w:r>
      <w:r w:rsidR="00DE5244">
        <w:rPr>
          <w:rFonts w:cstheme="minorHAnsi"/>
          <w:color w:val="000000" w:themeColor="text1"/>
        </w:rPr>
        <w:t>It’s</w:t>
      </w:r>
      <w:r w:rsidR="00D05DC1">
        <w:rPr>
          <w:rFonts w:cstheme="minorHAnsi"/>
          <w:color w:val="000000" w:themeColor="text1"/>
        </w:rPr>
        <w:t xml:space="preserve"> based on </w:t>
      </w:r>
      <w:proofErr w:type="spellStart"/>
      <w:r w:rsidR="00D05DC1">
        <w:rPr>
          <w:rFonts w:cstheme="minorHAnsi"/>
          <w:color w:val="000000" w:themeColor="text1"/>
        </w:rPr>
        <w:t>SalesOrderID</w:t>
      </w:r>
      <w:proofErr w:type="spellEnd"/>
      <w:r w:rsidR="00FB67E9">
        <w:rPr>
          <w:rFonts w:cstheme="minorHAnsi"/>
          <w:color w:val="000000" w:themeColor="text1"/>
        </w:rPr>
        <w:t xml:space="preserve"> column in both tables.</w:t>
      </w:r>
      <w:r w:rsidR="00DE5244">
        <w:rPr>
          <w:rFonts w:cstheme="minorHAnsi"/>
          <w:color w:val="000000" w:themeColor="text1"/>
        </w:rPr>
        <w:t xml:space="preserve">so from drop down we will select </w:t>
      </w:r>
      <w:proofErr w:type="spellStart"/>
      <w:r w:rsidR="00DE5244">
        <w:rPr>
          <w:rFonts w:cstheme="minorHAnsi"/>
          <w:color w:val="000000" w:themeColor="text1"/>
        </w:rPr>
        <w:t>SalesOrderID</w:t>
      </w:r>
      <w:proofErr w:type="spellEnd"/>
      <w:r w:rsidR="00DE5244">
        <w:rPr>
          <w:rFonts w:cstheme="minorHAnsi"/>
          <w:color w:val="000000" w:themeColor="text1"/>
        </w:rPr>
        <w:t xml:space="preserve"> in both drop downs. </w:t>
      </w:r>
    </w:p>
    <w:p w14:paraId="5B9E1702" w14:textId="50F068A1" w:rsidR="00E829F0" w:rsidRDefault="003F1CA7" w:rsidP="00D43795">
      <w:pPr>
        <w:jc w:val="both"/>
        <w:rPr>
          <w:rFonts w:cstheme="minorHAnsi"/>
          <w:color w:val="000000" w:themeColor="text1"/>
        </w:rPr>
      </w:pPr>
      <w:r>
        <w:rPr>
          <w:rFonts w:cstheme="minorHAnsi"/>
          <w:color w:val="000000" w:themeColor="text1"/>
        </w:rPr>
        <w:t>Now click on + after join stream and select sink from + button.</w:t>
      </w:r>
      <w:r w:rsidR="00CC545E">
        <w:rPr>
          <w:rFonts w:cstheme="minorHAnsi"/>
          <w:color w:val="000000" w:themeColor="text1"/>
        </w:rPr>
        <w:t xml:space="preserve"> </w:t>
      </w:r>
      <w:r w:rsidR="00CB6EF7">
        <w:rPr>
          <w:rFonts w:cstheme="minorHAnsi"/>
          <w:color w:val="000000" w:themeColor="text1"/>
        </w:rPr>
        <w:t>The below wizard will be appeared at bottom after selecting sink from + button of join stream.</w:t>
      </w:r>
    </w:p>
    <w:p w14:paraId="23B7757E" w14:textId="2853DFEF" w:rsidR="00176320" w:rsidRDefault="00176320" w:rsidP="00D43795">
      <w:pPr>
        <w:jc w:val="both"/>
        <w:rPr>
          <w:rFonts w:cstheme="minorHAnsi"/>
          <w:color w:val="000000" w:themeColor="text1"/>
        </w:rPr>
      </w:pPr>
      <w:r>
        <w:rPr>
          <w:noProof/>
        </w:rPr>
        <w:lastRenderedPageBreak/>
        <w:drawing>
          <wp:inline distT="0" distB="0" distL="0" distR="0" wp14:anchorId="34C2A845" wp14:editId="548D0A2B">
            <wp:extent cx="594360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3260"/>
                    </a:xfrm>
                    <a:prstGeom prst="rect">
                      <a:avLst/>
                    </a:prstGeom>
                  </pic:spPr>
                </pic:pic>
              </a:graphicData>
            </a:graphic>
          </wp:inline>
        </w:drawing>
      </w:r>
    </w:p>
    <w:p w14:paraId="120920AD" w14:textId="77777777" w:rsidR="00463B41" w:rsidRPr="007B0110" w:rsidRDefault="00463B41" w:rsidP="00D43795">
      <w:pPr>
        <w:jc w:val="both"/>
        <w:rPr>
          <w:rFonts w:cstheme="minorHAnsi"/>
          <w:b/>
          <w:bCs/>
          <w:color w:val="FF0000"/>
        </w:rPr>
      </w:pPr>
      <w:r w:rsidRPr="007B0110">
        <w:rPr>
          <w:rFonts w:cstheme="minorHAnsi"/>
          <w:b/>
          <w:bCs/>
          <w:color w:val="FF0000"/>
        </w:rPr>
        <w:t>Sink :</w:t>
      </w:r>
    </w:p>
    <w:p w14:paraId="3297803F" w14:textId="3AB7647E" w:rsidR="00C063C2" w:rsidRDefault="00463B41" w:rsidP="00D43795">
      <w:pPr>
        <w:jc w:val="both"/>
        <w:rPr>
          <w:rFonts w:cstheme="minorHAnsi"/>
          <w:color w:val="000000" w:themeColor="text1"/>
        </w:rPr>
      </w:pPr>
      <w:r w:rsidRPr="000C7DC9">
        <w:rPr>
          <w:rFonts w:cstheme="minorHAnsi"/>
          <w:b/>
          <w:bCs/>
          <w:color w:val="000000" w:themeColor="text1"/>
        </w:rPr>
        <w:t>Output stream name:</w:t>
      </w:r>
      <w:r>
        <w:rPr>
          <w:rFonts w:cstheme="minorHAnsi"/>
          <w:color w:val="000000" w:themeColor="text1"/>
        </w:rPr>
        <w:t xml:space="preserve"> </w:t>
      </w:r>
      <w:r w:rsidR="00C063C2">
        <w:rPr>
          <w:rFonts w:cstheme="minorHAnsi"/>
          <w:color w:val="000000" w:themeColor="text1"/>
        </w:rPr>
        <w:t xml:space="preserve">Now we want to copy result of join data to my </w:t>
      </w:r>
      <w:proofErr w:type="spellStart"/>
      <w:r w:rsidR="000C7DC9">
        <w:rPr>
          <w:rFonts w:cstheme="minorHAnsi"/>
          <w:color w:val="000000" w:themeColor="text1"/>
        </w:rPr>
        <w:t>FactSalesStream</w:t>
      </w:r>
      <w:proofErr w:type="spellEnd"/>
      <w:r w:rsidR="000C7DC9">
        <w:rPr>
          <w:rFonts w:cstheme="minorHAnsi"/>
          <w:color w:val="000000" w:themeColor="text1"/>
        </w:rPr>
        <w:t xml:space="preserve"> table</w:t>
      </w:r>
      <w:r w:rsidR="006700F7">
        <w:rPr>
          <w:rFonts w:cstheme="minorHAnsi"/>
          <w:color w:val="000000" w:themeColor="text1"/>
        </w:rPr>
        <w:t xml:space="preserve"> so output stream name we kept as </w:t>
      </w:r>
      <w:proofErr w:type="spellStart"/>
      <w:r w:rsidR="006700F7">
        <w:rPr>
          <w:rFonts w:cstheme="minorHAnsi"/>
          <w:color w:val="000000" w:themeColor="text1"/>
        </w:rPr>
        <w:t>FactSalesStream</w:t>
      </w:r>
      <w:proofErr w:type="spellEnd"/>
      <w:r w:rsidR="006700F7">
        <w:rPr>
          <w:rFonts w:cstheme="minorHAnsi"/>
          <w:color w:val="000000" w:themeColor="text1"/>
        </w:rPr>
        <w:t>.</w:t>
      </w:r>
    </w:p>
    <w:p w14:paraId="160D0E58" w14:textId="67429220" w:rsidR="006700F7" w:rsidRDefault="00A162F1" w:rsidP="00D43795">
      <w:pPr>
        <w:jc w:val="both"/>
        <w:rPr>
          <w:rFonts w:cstheme="minorHAnsi"/>
          <w:color w:val="000000" w:themeColor="text1"/>
        </w:rPr>
      </w:pPr>
      <w:r w:rsidRPr="000C7DC9">
        <w:rPr>
          <w:rFonts w:cstheme="minorHAnsi"/>
          <w:b/>
          <w:bCs/>
          <w:color w:val="000000" w:themeColor="text1"/>
        </w:rPr>
        <w:t>Select incoming stream from drop down:</w:t>
      </w:r>
      <w:r>
        <w:rPr>
          <w:rFonts w:cstheme="minorHAnsi"/>
          <w:color w:val="000000" w:themeColor="text1"/>
        </w:rPr>
        <w:t xml:space="preserve"> here it is </w:t>
      </w:r>
      <w:proofErr w:type="spellStart"/>
      <w:r w:rsidR="000C7DC9">
        <w:rPr>
          <w:rFonts w:cstheme="minorHAnsi"/>
          <w:color w:val="000000" w:themeColor="text1"/>
        </w:rPr>
        <w:t>SalesOrderDetailjoinSalesOrderHeader</w:t>
      </w:r>
      <w:proofErr w:type="spellEnd"/>
      <w:r w:rsidR="000C7DC9">
        <w:rPr>
          <w:rFonts w:cstheme="minorHAnsi"/>
          <w:color w:val="000000" w:themeColor="text1"/>
        </w:rPr>
        <w:t xml:space="preserve"> </w:t>
      </w:r>
      <w:r>
        <w:rPr>
          <w:rFonts w:cstheme="minorHAnsi"/>
          <w:color w:val="000000" w:themeColor="text1"/>
        </w:rPr>
        <w:t>stream.</w:t>
      </w:r>
    </w:p>
    <w:p w14:paraId="4416E48A" w14:textId="3DEBA64A" w:rsidR="000C7DC9" w:rsidRDefault="006E0DB0" w:rsidP="00D43795">
      <w:pPr>
        <w:jc w:val="both"/>
        <w:rPr>
          <w:rFonts w:cstheme="minorHAnsi"/>
          <w:color w:val="000000" w:themeColor="text1"/>
        </w:rPr>
      </w:pPr>
      <w:r w:rsidRPr="006E0DB0">
        <w:rPr>
          <w:rFonts w:cstheme="minorHAnsi"/>
          <w:b/>
          <w:bCs/>
          <w:color w:val="000000" w:themeColor="text1"/>
        </w:rPr>
        <w:t>Sink type:</w:t>
      </w:r>
      <w:r>
        <w:rPr>
          <w:rFonts w:cstheme="minorHAnsi"/>
          <w:color w:val="000000" w:themeColor="text1"/>
        </w:rPr>
        <w:t xml:space="preserve">  Dataset</w:t>
      </w:r>
    </w:p>
    <w:p w14:paraId="790CEBB3" w14:textId="10CDEB4C" w:rsidR="006E0DB0" w:rsidRDefault="006E0DB0" w:rsidP="00D43795">
      <w:pPr>
        <w:jc w:val="both"/>
        <w:rPr>
          <w:rFonts w:cstheme="minorHAnsi"/>
          <w:color w:val="000000" w:themeColor="text1"/>
        </w:rPr>
      </w:pPr>
      <w:r w:rsidRPr="006E0DB0">
        <w:rPr>
          <w:rFonts w:cstheme="minorHAnsi"/>
          <w:b/>
          <w:bCs/>
          <w:color w:val="000000" w:themeColor="text1"/>
        </w:rPr>
        <w:t xml:space="preserve">Dataset: </w:t>
      </w:r>
      <w:r w:rsidR="00A53314" w:rsidRPr="00A53314">
        <w:rPr>
          <w:rFonts w:cstheme="minorHAnsi"/>
          <w:color w:val="000000" w:themeColor="text1"/>
        </w:rPr>
        <w:t>c</w:t>
      </w:r>
      <w:r w:rsidR="00A53314">
        <w:rPr>
          <w:rFonts w:cstheme="minorHAnsi"/>
          <w:color w:val="000000" w:themeColor="text1"/>
        </w:rPr>
        <w:t xml:space="preserve">lick on </w:t>
      </w:r>
      <w:r w:rsidR="009B5F66">
        <w:rPr>
          <w:rFonts w:cstheme="minorHAnsi"/>
          <w:color w:val="000000" w:themeColor="text1"/>
        </w:rPr>
        <w:t>+,</w:t>
      </w:r>
      <w:r w:rsidR="00A53314">
        <w:rPr>
          <w:rFonts w:cstheme="minorHAnsi"/>
          <w:color w:val="000000" w:themeColor="text1"/>
        </w:rPr>
        <w:t xml:space="preserve"> in set properties we will enter </w:t>
      </w:r>
      <w:r w:rsidR="009B5F66">
        <w:rPr>
          <w:rFonts w:cstheme="minorHAnsi"/>
          <w:color w:val="000000" w:themeColor="text1"/>
        </w:rPr>
        <w:t>Name:</w:t>
      </w:r>
      <w:r w:rsidR="00DA3918">
        <w:rPr>
          <w:rFonts w:cstheme="minorHAnsi"/>
          <w:color w:val="000000" w:themeColor="text1"/>
        </w:rPr>
        <w:t xml:space="preserve"> </w:t>
      </w:r>
      <w:proofErr w:type="spellStart"/>
      <w:r w:rsidR="00DA3918">
        <w:rPr>
          <w:rFonts w:cstheme="minorHAnsi"/>
          <w:color w:val="000000" w:themeColor="text1"/>
        </w:rPr>
        <w:t>FactSales_</w:t>
      </w:r>
      <w:r w:rsidR="009B5F66">
        <w:rPr>
          <w:rFonts w:cstheme="minorHAnsi"/>
          <w:color w:val="000000" w:themeColor="text1"/>
        </w:rPr>
        <w:t>Table</w:t>
      </w:r>
      <w:proofErr w:type="spellEnd"/>
      <w:r w:rsidR="009B5F66">
        <w:rPr>
          <w:rFonts w:cstheme="minorHAnsi"/>
          <w:color w:val="000000" w:themeColor="text1"/>
        </w:rPr>
        <w:t>.</w:t>
      </w:r>
      <w:r w:rsidR="00B73C72">
        <w:rPr>
          <w:rFonts w:cstheme="minorHAnsi"/>
          <w:color w:val="000000" w:themeColor="text1"/>
        </w:rPr>
        <w:t xml:space="preserve"> select Linked Service</w:t>
      </w:r>
      <w:r w:rsidR="006554DB">
        <w:rPr>
          <w:rFonts w:cstheme="minorHAnsi"/>
          <w:color w:val="000000" w:themeColor="text1"/>
        </w:rPr>
        <w:t xml:space="preserve">. Choose </w:t>
      </w:r>
      <w:r w:rsidR="009B5F66">
        <w:rPr>
          <w:rFonts w:cstheme="minorHAnsi"/>
          <w:color w:val="000000" w:themeColor="text1"/>
        </w:rPr>
        <w:t>table,</w:t>
      </w:r>
      <w:r w:rsidR="006554DB">
        <w:rPr>
          <w:rFonts w:cstheme="minorHAnsi"/>
          <w:color w:val="000000" w:themeColor="text1"/>
        </w:rPr>
        <w:t xml:space="preserve"> import schemas click on ok.</w:t>
      </w:r>
    </w:p>
    <w:p w14:paraId="0BEAD682" w14:textId="514D1ABB" w:rsidR="006554DB" w:rsidRDefault="007B0110" w:rsidP="00D43795">
      <w:pPr>
        <w:jc w:val="both"/>
        <w:rPr>
          <w:rFonts w:cstheme="minorHAnsi"/>
          <w:color w:val="000000" w:themeColor="text1"/>
        </w:rPr>
      </w:pPr>
      <w:r w:rsidRPr="007B0110">
        <w:rPr>
          <w:rFonts w:cstheme="minorHAnsi"/>
          <w:b/>
          <w:bCs/>
          <w:color w:val="FF0000"/>
        </w:rPr>
        <w:t>Mapping:</w:t>
      </w:r>
      <w:r>
        <w:rPr>
          <w:rFonts w:cstheme="minorHAnsi"/>
          <w:b/>
          <w:bCs/>
          <w:color w:val="FF0000"/>
        </w:rPr>
        <w:t xml:space="preserve"> </w:t>
      </w:r>
      <w:r w:rsidR="00912338">
        <w:rPr>
          <w:rFonts w:cstheme="minorHAnsi"/>
          <w:color w:val="000000" w:themeColor="text1"/>
        </w:rPr>
        <w:t xml:space="preserve">In Mapping tab, instead of doing </w:t>
      </w:r>
      <w:r w:rsidR="0089371C">
        <w:rPr>
          <w:rFonts w:cstheme="minorHAnsi"/>
          <w:color w:val="000000" w:themeColor="text1"/>
        </w:rPr>
        <w:t>automapping,</w:t>
      </w:r>
      <w:r w:rsidR="00536ED4">
        <w:rPr>
          <w:rFonts w:cstheme="minorHAnsi"/>
          <w:color w:val="000000" w:themeColor="text1"/>
        </w:rPr>
        <w:t xml:space="preserve"> uncheck automapping, columns and its data types will appear.</w:t>
      </w:r>
      <w:r w:rsidR="001E5B66">
        <w:rPr>
          <w:rFonts w:cstheme="minorHAnsi"/>
          <w:color w:val="000000" w:themeColor="text1"/>
        </w:rPr>
        <w:t xml:space="preserve"> </w:t>
      </w:r>
      <w:r w:rsidR="005165B0">
        <w:rPr>
          <w:rFonts w:cstheme="minorHAnsi"/>
          <w:color w:val="000000" w:themeColor="text1"/>
        </w:rPr>
        <w:t>I don’t need all columns whatever there in source</w:t>
      </w:r>
      <w:r w:rsidR="00F26AA1">
        <w:rPr>
          <w:rFonts w:cstheme="minorHAnsi"/>
          <w:color w:val="000000" w:themeColor="text1"/>
        </w:rPr>
        <w:t xml:space="preserve"> , we need only few columns, if I click auto mapping, all columns from source is pointing to destination, so unchecked automapping, then only few columns whatever there in destination table </w:t>
      </w:r>
      <w:r w:rsidR="00071A72">
        <w:rPr>
          <w:rFonts w:cstheme="minorHAnsi"/>
          <w:color w:val="000000" w:themeColor="text1"/>
        </w:rPr>
        <w:t>that only will be mapped.</w:t>
      </w:r>
    </w:p>
    <w:p w14:paraId="58447721" w14:textId="0455E849" w:rsidR="00634BF1" w:rsidRDefault="00634BF1" w:rsidP="00D43795">
      <w:pPr>
        <w:jc w:val="both"/>
        <w:rPr>
          <w:rFonts w:cstheme="minorHAnsi"/>
          <w:color w:val="000000" w:themeColor="text1"/>
        </w:rPr>
      </w:pPr>
      <w:r>
        <w:rPr>
          <w:rFonts w:cstheme="minorHAnsi"/>
          <w:color w:val="000000" w:themeColor="text1"/>
        </w:rPr>
        <w:t xml:space="preserve">Now click on validate all and </w:t>
      </w:r>
      <w:r w:rsidR="003402CF">
        <w:rPr>
          <w:rFonts w:cstheme="minorHAnsi"/>
          <w:color w:val="000000" w:themeColor="text1"/>
        </w:rPr>
        <w:t>click on publish button.</w:t>
      </w:r>
    </w:p>
    <w:p w14:paraId="13F64CE3" w14:textId="2E84D7BB" w:rsidR="00932A6F" w:rsidRDefault="0089371C" w:rsidP="00D43795">
      <w:pPr>
        <w:jc w:val="both"/>
        <w:rPr>
          <w:rFonts w:cstheme="minorHAnsi"/>
          <w:color w:val="000000" w:themeColor="text1"/>
        </w:rPr>
      </w:pPr>
      <w:r w:rsidRPr="0089371C">
        <w:rPr>
          <w:rFonts w:cstheme="minorHAnsi"/>
          <w:b/>
          <w:bCs/>
          <w:color w:val="FF0000"/>
        </w:rPr>
        <w:t>HOW TO RUN PIPELINE FOR MAPPING DATA FLOWS:</w:t>
      </w:r>
      <w:r>
        <w:rPr>
          <w:rFonts w:cstheme="minorHAnsi"/>
          <w:b/>
          <w:bCs/>
          <w:color w:val="FF0000"/>
        </w:rPr>
        <w:t xml:space="preserve">  </w:t>
      </w:r>
    </w:p>
    <w:p w14:paraId="1D161E25" w14:textId="6CBCCF9C" w:rsidR="001B16C0" w:rsidRDefault="001B16C0" w:rsidP="00D43795">
      <w:pPr>
        <w:jc w:val="both"/>
        <w:rPr>
          <w:rFonts w:cstheme="minorHAnsi"/>
          <w:color w:val="000000" w:themeColor="text1"/>
        </w:rPr>
      </w:pPr>
      <w:r>
        <w:rPr>
          <w:rFonts w:cstheme="minorHAnsi"/>
          <w:color w:val="000000" w:themeColor="text1"/>
        </w:rPr>
        <w:t xml:space="preserve">Author </w:t>
      </w:r>
      <w:r w:rsidRPr="001B16C0">
        <w:rPr>
          <w:rFonts w:cstheme="minorHAnsi"/>
          <w:color w:val="000000" w:themeColor="text1"/>
        </w:rPr>
        <w:sym w:font="Wingdings" w:char="F0E0"/>
      </w:r>
      <w:r>
        <w:rPr>
          <w:rFonts w:cstheme="minorHAnsi"/>
          <w:color w:val="000000" w:themeColor="text1"/>
        </w:rPr>
        <w:t xml:space="preserve"> Pipeline </w:t>
      </w:r>
      <w:r w:rsidRPr="001B16C0">
        <w:rPr>
          <w:rFonts w:cstheme="minorHAnsi"/>
          <w:color w:val="000000" w:themeColor="text1"/>
        </w:rPr>
        <w:sym w:font="Wingdings" w:char="F0E0"/>
      </w:r>
      <w:r>
        <w:rPr>
          <w:rFonts w:cstheme="minorHAnsi"/>
          <w:color w:val="000000" w:themeColor="text1"/>
        </w:rPr>
        <w:t xml:space="preserve"> click on + </w:t>
      </w:r>
      <w:r w:rsidRPr="001B16C0">
        <w:rPr>
          <w:rFonts w:cstheme="minorHAnsi"/>
          <w:color w:val="000000" w:themeColor="text1"/>
        </w:rPr>
        <w:sym w:font="Wingdings" w:char="F0E0"/>
      </w:r>
      <w:r>
        <w:rPr>
          <w:rFonts w:cstheme="minorHAnsi"/>
          <w:color w:val="000000" w:themeColor="text1"/>
        </w:rPr>
        <w:t xml:space="preserve"> Create a pipeline </w:t>
      </w:r>
      <w:r w:rsidRPr="001B16C0">
        <w:rPr>
          <w:rFonts w:cstheme="minorHAnsi"/>
          <w:color w:val="000000" w:themeColor="text1"/>
        </w:rPr>
        <w:sym w:font="Wingdings" w:char="F0E0"/>
      </w:r>
      <w:r>
        <w:rPr>
          <w:rFonts w:cstheme="minorHAnsi"/>
          <w:color w:val="000000" w:themeColor="text1"/>
        </w:rPr>
        <w:t xml:space="preserve"> now enter pipeline name (04-</w:t>
      </w:r>
      <w:r w:rsidR="00323D12">
        <w:rPr>
          <w:rFonts w:cstheme="minorHAnsi"/>
          <w:color w:val="000000" w:themeColor="text1"/>
        </w:rPr>
        <w:t xml:space="preserve">Mappingdataflow-FactSales) at RHS properties. </w:t>
      </w:r>
    </w:p>
    <w:p w14:paraId="5290428E" w14:textId="77777777" w:rsidR="00DF1217" w:rsidRDefault="0050757D" w:rsidP="00D43795">
      <w:pPr>
        <w:jc w:val="both"/>
        <w:rPr>
          <w:rFonts w:cstheme="minorHAnsi"/>
          <w:color w:val="000000" w:themeColor="text1"/>
        </w:rPr>
      </w:pPr>
      <w:r>
        <w:rPr>
          <w:rFonts w:cstheme="minorHAnsi"/>
          <w:color w:val="000000" w:themeColor="text1"/>
        </w:rPr>
        <w:t xml:space="preserve">From Move and Transform Activity: expand, drag </w:t>
      </w:r>
      <w:r w:rsidR="00DF1217">
        <w:rPr>
          <w:rFonts w:cstheme="minorHAnsi"/>
          <w:color w:val="000000" w:themeColor="text1"/>
        </w:rPr>
        <w:t>Data Flow activity on to the canvas.</w:t>
      </w:r>
    </w:p>
    <w:p w14:paraId="6A08BA65" w14:textId="30FE515E" w:rsidR="00DF1217" w:rsidRDefault="00DF1217" w:rsidP="00D43795">
      <w:pPr>
        <w:jc w:val="both"/>
        <w:rPr>
          <w:rFonts w:cstheme="minorHAnsi"/>
          <w:color w:val="000000" w:themeColor="text1"/>
        </w:rPr>
      </w:pPr>
      <w:r>
        <w:rPr>
          <w:rFonts w:cstheme="minorHAnsi"/>
          <w:color w:val="000000" w:themeColor="text1"/>
        </w:rPr>
        <w:t xml:space="preserve">In bottom </w:t>
      </w:r>
      <w:r w:rsidR="009B5F66">
        <w:rPr>
          <w:rFonts w:cstheme="minorHAnsi"/>
          <w:color w:val="000000" w:themeColor="text1"/>
        </w:rPr>
        <w:t>Wizard,</w:t>
      </w:r>
      <w:r>
        <w:rPr>
          <w:rFonts w:cstheme="minorHAnsi"/>
          <w:color w:val="000000" w:themeColor="text1"/>
        </w:rPr>
        <w:t xml:space="preserve"> 4 tabs will be seen.</w:t>
      </w:r>
    </w:p>
    <w:p w14:paraId="14109409" w14:textId="45AEB53E" w:rsidR="009B5F66" w:rsidRDefault="009B5F66" w:rsidP="00D43795">
      <w:pPr>
        <w:jc w:val="both"/>
        <w:rPr>
          <w:rFonts w:cstheme="minorHAnsi"/>
          <w:color w:val="000000" w:themeColor="text1"/>
        </w:rPr>
      </w:pPr>
      <w:r>
        <w:rPr>
          <w:rFonts w:cstheme="minorHAnsi"/>
          <w:color w:val="000000" w:themeColor="text1"/>
        </w:rPr>
        <w:t xml:space="preserve">General, Settings, </w:t>
      </w:r>
      <w:r w:rsidR="0068459E">
        <w:rPr>
          <w:rFonts w:cstheme="minorHAnsi"/>
          <w:color w:val="000000" w:themeColor="text1"/>
        </w:rPr>
        <w:t>Parameters, User Properties.</w:t>
      </w:r>
    </w:p>
    <w:p w14:paraId="76B5A4B0" w14:textId="02DF1980" w:rsidR="0068459E" w:rsidRDefault="003B7191" w:rsidP="00D43795">
      <w:pPr>
        <w:jc w:val="both"/>
        <w:rPr>
          <w:rFonts w:cstheme="minorHAnsi"/>
          <w:color w:val="000000" w:themeColor="text1"/>
        </w:rPr>
      </w:pPr>
      <w:r>
        <w:rPr>
          <w:rFonts w:cstheme="minorHAnsi"/>
          <w:color w:val="000000" w:themeColor="text1"/>
        </w:rPr>
        <w:t xml:space="preserve">In </w:t>
      </w:r>
      <w:r w:rsidRPr="00A638EC">
        <w:rPr>
          <w:rFonts w:cstheme="minorHAnsi"/>
          <w:b/>
          <w:bCs/>
          <w:color w:val="FF0000"/>
        </w:rPr>
        <w:t>General</w:t>
      </w:r>
      <w:r w:rsidRPr="00A638EC">
        <w:rPr>
          <w:rFonts w:cstheme="minorHAnsi"/>
          <w:color w:val="FF0000"/>
        </w:rPr>
        <w:t xml:space="preserve"> </w:t>
      </w:r>
      <w:r>
        <w:rPr>
          <w:rFonts w:cstheme="minorHAnsi"/>
          <w:color w:val="000000" w:themeColor="text1"/>
        </w:rPr>
        <w:t xml:space="preserve">tab: </w:t>
      </w:r>
    </w:p>
    <w:p w14:paraId="4D14DA48" w14:textId="43C19387" w:rsidR="003B7191" w:rsidRDefault="003B7191" w:rsidP="00D43795">
      <w:pPr>
        <w:jc w:val="both"/>
        <w:rPr>
          <w:rFonts w:cstheme="minorHAnsi"/>
          <w:color w:val="000000" w:themeColor="text1"/>
        </w:rPr>
      </w:pPr>
      <w:r>
        <w:rPr>
          <w:rFonts w:cstheme="minorHAnsi"/>
          <w:color w:val="000000" w:themeColor="text1"/>
        </w:rPr>
        <w:lastRenderedPageBreak/>
        <w:t xml:space="preserve">Name </w:t>
      </w:r>
      <w:r w:rsidR="00A638EC">
        <w:rPr>
          <w:rFonts w:cstheme="minorHAnsi"/>
          <w:color w:val="000000" w:themeColor="text1"/>
        </w:rPr>
        <w:t>Field:</w:t>
      </w:r>
      <w:r w:rsidR="005249CA">
        <w:rPr>
          <w:rFonts w:cstheme="minorHAnsi"/>
          <w:color w:val="000000" w:themeColor="text1"/>
        </w:rPr>
        <w:t xml:space="preserve"> enter here data flow </w:t>
      </w:r>
      <w:r w:rsidR="00EF1EEF">
        <w:rPr>
          <w:rFonts w:cstheme="minorHAnsi"/>
          <w:color w:val="000000" w:themeColor="text1"/>
        </w:rPr>
        <w:t xml:space="preserve">activity </w:t>
      </w:r>
      <w:r w:rsidR="005249CA">
        <w:rPr>
          <w:rFonts w:cstheme="minorHAnsi"/>
          <w:color w:val="000000" w:themeColor="text1"/>
        </w:rPr>
        <w:t>name (</w:t>
      </w:r>
      <w:proofErr w:type="spellStart"/>
      <w:r w:rsidR="005249CA">
        <w:rPr>
          <w:rFonts w:cstheme="minorHAnsi"/>
          <w:color w:val="000000" w:themeColor="text1"/>
        </w:rPr>
        <w:t>dtflowFactSales</w:t>
      </w:r>
      <w:proofErr w:type="spellEnd"/>
      <w:r w:rsidR="005249CA">
        <w:rPr>
          <w:rFonts w:cstheme="minorHAnsi"/>
          <w:color w:val="000000" w:themeColor="text1"/>
        </w:rPr>
        <w:t>)</w:t>
      </w:r>
    </w:p>
    <w:p w14:paraId="459C3827" w14:textId="77777777" w:rsidR="00A638EC" w:rsidRPr="00252AEF" w:rsidRDefault="002F54A4" w:rsidP="00D43795">
      <w:pPr>
        <w:jc w:val="both"/>
        <w:rPr>
          <w:rFonts w:cstheme="minorHAnsi"/>
          <w:b/>
          <w:bCs/>
          <w:color w:val="FF0000"/>
        </w:rPr>
      </w:pPr>
      <w:r w:rsidRPr="00A638EC">
        <w:rPr>
          <w:rFonts w:cstheme="minorHAnsi"/>
          <w:b/>
          <w:bCs/>
          <w:color w:val="FF0000"/>
        </w:rPr>
        <w:t xml:space="preserve">Settings: </w:t>
      </w:r>
    </w:p>
    <w:p w14:paraId="5BFA424C" w14:textId="6EA9FDFE" w:rsidR="00A638EC" w:rsidRDefault="00252AEF" w:rsidP="00D43795">
      <w:pPr>
        <w:jc w:val="both"/>
        <w:rPr>
          <w:rFonts w:cstheme="minorHAnsi"/>
          <w:color w:val="000000" w:themeColor="text1"/>
        </w:rPr>
      </w:pPr>
      <w:r w:rsidRPr="00252AEF">
        <w:rPr>
          <w:rFonts w:cstheme="minorHAnsi"/>
          <w:b/>
          <w:bCs/>
          <w:color w:val="000000" w:themeColor="text1"/>
        </w:rPr>
        <w:t>Data Flow:</w:t>
      </w:r>
      <w:r>
        <w:rPr>
          <w:rFonts w:cstheme="minorHAnsi"/>
          <w:b/>
          <w:bCs/>
          <w:color w:val="000000" w:themeColor="text1"/>
        </w:rPr>
        <w:t xml:space="preserve"> </w:t>
      </w:r>
      <w:r w:rsidR="00676CD2">
        <w:rPr>
          <w:rFonts w:cstheme="minorHAnsi"/>
          <w:color w:val="000000" w:themeColor="text1"/>
        </w:rPr>
        <w:t xml:space="preserve">select here </w:t>
      </w:r>
      <w:r w:rsidR="00EE785F">
        <w:rPr>
          <w:rFonts w:cstheme="minorHAnsi"/>
          <w:color w:val="000000" w:themeColor="text1"/>
        </w:rPr>
        <w:t xml:space="preserve">mapping </w:t>
      </w:r>
      <w:r w:rsidR="00676CD2">
        <w:rPr>
          <w:rFonts w:cstheme="minorHAnsi"/>
          <w:color w:val="000000" w:themeColor="text1"/>
        </w:rPr>
        <w:t>data flow</w:t>
      </w:r>
      <w:r w:rsidR="00EE785F">
        <w:rPr>
          <w:rFonts w:cstheme="minorHAnsi"/>
          <w:color w:val="000000" w:themeColor="text1"/>
        </w:rPr>
        <w:t xml:space="preserve"> that we need to run.</w:t>
      </w:r>
    </w:p>
    <w:p w14:paraId="36389B7C" w14:textId="364AED2E" w:rsidR="00252AEF" w:rsidRDefault="00C9093B" w:rsidP="00D43795">
      <w:pPr>
        <w:jc w:val="both"/>
        <w:rPr>
          <w:rFonts w:cstheme="minorHAnsi"/>
          <w:color w:val="000000" w:themeColor="text1"/>
        </w:rPr>
      </w:pPr>
      <w:r w:rsidRPr="00C9093B">
        <w:rPr>
          <w:rFonts w:cstheme="minorHAnsi"/>
          <w:b/>
          <w:bCs/>
          <w:color w:val="000000" w:themeColor="text1"/>
        </w:rPr>
        <w:t>Logging level:</w:t>
      </w:r>
      <w:r>
        <w:rPr>
          <w:rFonts w:cstheme="minorHAnsi"/>
          <w:b/>
          <w:bCs/>
          <w:color w:val="000000" w:themeColor="text1"/>
        </w:rPr>
        <w:t xml:space="preserve"> </w:t>
      </w:r>
      <w:r>
        <w:rPr>
          <w:rFonts w:cstheme="minorHAnsi"/>
          <w:color w:val="000000" w:themeColor="text1"/>
        </w:rPr>
        <w:t>selected verbose here (among verbose/basic/none)</w:t>
      </w:r>
    </w:p>
    <w:p w14:paraId="1C4EC143" w14:textId="53540CDE" w:rsidR="00195480" w:rsidRDefault="00195480" w:rsidP="00D43795">
      <w:pPr>
        <w:jc w:val="both"/>
        <w:rPr>
          <w:rFonts w:cstheme="minorHAnsi"/>
          <w:color w:val="000000" w:themeColor="text1"/>
        </w:rPr>
      </w:pPr>
      <w:r>
        <w:rPr>
          <w:rFonts w:cstheme="minorHAnsi"/>
          <w:b/>
          <w:bCs/>
          <w:color w:val="000000" w:themeColor="text1"/>
        </w:rPr>
        <w:t xml:space="preserve">Staging: </w:t>
      </w:r>
      <w:r w:rsidR="00037498" w:rsidRPr="00037498">
        <w:rPr>
          <w:rFonts w:cstheme="minorHAnsi"/>
          <w:color w:val="000000" w:themeColor="text1"/>
        </w:rPr>
        <w:t>W</w:t>
      </w:r>
      <w:r w:rsidR="00037498">
        <w:rPr>
          <w:rFonts w:cstheme="minorHAnsi"/>
          <w:color w:val="000000" w:themeColor="text1"/>
        </w:rPr>
        <w:t xml:space="preserve">e need to select staging here because we are moving data </w:t>
      </w:r>
      <w:r w:rsidR="00E2510B">
        <w:rPr>
          <w:rFonts w:cstheme="minorHAnsi"/>
          <w:color w:val="000000" w:themeColor="text1"/>
        </w:rPr>
        <w:t>onto Azure Synapse.</w:t>
      </w:r>
    </w:p>
    <w:p w14:paraId="6928499A" w14:textId="0C6892C2" w:rsidR="002062F1" w:rsidRDefault="004B219F" w:rsidP="00D43795">
      <w:pPr>
        <w:jc w:val="both"/>
        <w:rPr>
          <w:rFonts w:cstheme="minorHAnsi"/>
          <w:color w:val="000000" w:themeColor="text1"/>
        </w:rPr>
      </w:pPr>
      <w:r>
        <w:rPr>
          <w:rFonts w:cstheme="minorHAnsi"/>
          <w:color w:val="000000" w:themeColor="text1"/>
        </w:rPr>
        <w:t xml:space="preserve">We need to select </w:t>
      </w:r>
      <w:r w:rsidR="00DE78A3" w:rsidRPr="00780B9D">
        <w:rPr>
          <w:rFonts w:cstheme="minorHAnsi"/>
          <w:b/>
          <w:bCs/>
          <w:color w:val="000000" w:themeColor="text1"/>
        </w:rPr>
        <w:t xml:space="preserve">Staging linked </w:t>
      </w:r>
      <w:r w:rsidR="0059602C" w:rsidRPr="00780B9D">
        <w:rPr>
          <w:rFonts w:cstheme="minorHAnsi"/>
          <w:b/>
          <w:bCs/>
          <w:color w:val="000000" w:themeColor="text1"/>
        </w:rPr>
        <w:t>service:</w:t>
      </w:r>
      <w:r w:rsidR="00DE78A3">
        <w:rPr>
          <w:rFonts w:cstheme="minorHAnsi"/>
          <w:color w:val="000000" w:themeColor="text1"/>
        </w:rPr>
        <w:t xml:space="preserve"> </w:t>
      </w:r>
      <w:r w:rsidR="009A5570">
        <w:rPr>
          <w:rFonts w:cstheme="minorHAnsi"/>
          <w:color w:val="000000" w:themeColor="text1"/>
        </w:rPr>
        <w:t>we will select ADLS Gen2 storage account service here.</w:t>
      </w:r>
    </w:p>
    <w:p w14:paraId="658A7827" w14:textId="24646B41" w:rsidR="000D2EA8" w:rsidRDefault="000D2EA8" w:rsidP="00D43795">
      <w:pPr>
        <w:jc w:val="both"/>
        <w:rPr>
          <w:rFonts w:cstheme="minorHAnsi"/>
          <w:color w:val="000000" w:themeColor="text1"/>
        </w:rPr>
      </w:pPr>
      <w:r w:rsidRPr="00780B9D">
        <w:rPr>
          <w:rFonts w:cstheme="minorHAnsi"/>
          <w:b/>
          <w:bCs/>
          <w:color w:val="000000" w:themeColor="text1"/>
        </w:rPr>
        <w:t>Staging Storage Folder:</w:t>
      </w:r>
      <w:r>
        <w:rPr>
          <w:rFonts w:cstheme="minorHAnsi"/>
          <w:color w:val="000000" w:themeColor="text1"/>
        </w:rPr>
        <w:t xml:space="preserve"> </w:t>
      </w:r>
      <w:r w:rsidR="0059602C">
        <w:rPr>
          <w:rFonts w:cstheme="minorHAnsi"/>
          <w:color w:val="000000" w:themeColor="text1"/>
        </w:rPr>
        <w:t xml:space="preserve"> we will select staging container here. </w:t>
      </w:r>
    </w:p>
    <w:p w14:paraId="27ED4732" w14:textId="28E3D0D6" w:rsidR="00780B9D" w:rsidRDefault="00780B9D" w:rsidP="00D43795">
      <w:pPr>
        <w:jc w:val="both"/>
        <w:rPr>
          <w:rFonts w:cstheme="minorHAnsi"/>
          <w:color w:val="000000" w:themeColor="text1"/>
        </w:rPr>
      </w:pPr>
      <w:r>
        <w:rPr>
          <w:rFonts w:cstheme="minorHAnsi"/>
          <w:color w:val="000000" w:themeColor="text1"/>
        </w:rPr>
        <w:t xml:space="preserve">Click on validate all and </w:t>
      </w:r>
      <w:r w:rsidR="007C0F20">
        <w:rPr>
          <w:rFonts w:cstheme="minorHAnsi"/>
          <w:color w:val="000000" w:themeColor="text1"/>
        </w:rPr>
        <w:t>publish</w:t>
      </w:r>
      <w:r>
        <w:rPr>
          <w:rFonts w:cstheme="minorHAnsi"/>
          <w:color w:val="000000" w:themeColor="text1"/>
        </w:rPr>
        <w:t xml:space="preserve"> all. And trigger </w:t>
      </w:r>
      <w:r w:rsidR="00FD03DA">
        <w:rPr>
          <w:rFonts w:cstheme="minorHAnsi"/>
          <w:color w:val="000000" w:themeColor="text1"/>
        </w:rPr>
        <w:t>pipeline.</w:t>
      </w:r>
    </w:p>
    <w:p w14:paraId="071A7F65" w14:textId="7032FCDD" w:rsidR="000707C6" w:rsidRDefault="000707C6" w:rsidP="00D43795">
      <w:pPr>
        <w:jc w:val="both"/>
        <w:rPr>
          <w:rFonts w:cstheme="minorHAnsi"/>
          <w:b/>
          <w:bCs/>
          <w:color w:val="FF0000"/>
        </w:rPr>
      </w:pPr>
      <w:r w:rsidRPr="000707C6">
        <w:rPr>
          <w:rFonts w:cstheme="minorHAnsi"/>
          <w:b/>
          <w:bCs/>
          <w:color w:val="FF0000"/>
        </w:rPr>
        <w:t>WHEN TO USE COPY DATA ACTIVITY AND DATA FLOW ACTIVITY:</w:t>
      </w:r>
    </w:p>
    <w:p w14:paraId="629F2222" w14:textId="48180237" w:rsidR="000707C6" w:rsidRDefault="000707C6" w:rsidP="00D43795">
      <w:pPr>
        <w:jc w:val="both"/>
        <w:rPr>
          <w:rFonts w:cstheme="minorHAnsi"/>
          <w:color w:val="000000" w:themeColor="text1"/>
        </w:rPr>
      </w:pPr>
      <w:r>
        <w:rPr>
          <w:rFonts w:cstheme="minorHAnsi"/>
          <w:color w:val="000000" w:themeColor="text1"/>
        </w:rPr>
        <w:t>When we are</w:t>
      </w:r>
      <w:r w:rsidR="001A0A5D">
        <w:rPr>
          <w:rFonts w:cstheme="minorHAnsi"/>
          <w:color w:val="000000" w:themeColor="text1"/>
        </w:rPr>
        <w:t xml:space="preserve"> </w:t>
      </w:r>
      <w:r w:rsidR="00390D9E">
        <w:rPr>
          <w:rFonts w:cstheme="minorHAnsi"/>
          <w:color w:val="000000" w:themeColor="text1"/>
        </w:rPr>
        <w:t>only copying</w:t>
      </w:r>
      <w:r>
        <w:rPr>
          <w:rFonts w:cstheme="minorHAnsi"/>
          <w:color w:val="000000" w:themeColor="text1"/>
        </w:rPr>
        <w:t xml:space="preserve"> data from source to </w:t>
      </w:r>
      <w:r w:rsidR="00390D9E">
        <w:rPr>
          <w:rFonts w:cstheme="minorHAnsi"/>
          <w:color w:val="000000" w:themeColor="text1"/>
        </w:rPr>
        <w:t>destination,</w:t>
      </w:r>
      <w:r w:rsidR="00C461DA">
        <w:rPr>
          <w:rFonts w:cstheme="minorHAnsi"/>
          <w:color w:val="000000" w:themeColor="text1"/>
        </w:rPr>
        <w:t xml:space="preserve"> we can go with copy activity.</w:t>
      </w:r>
    </w:p>
    <w:p w14:paraId="6439F4A8" w14:textId="34F7F099" w:rsidR="00C461DA" w:rsidRPr="000707C6" w:rsidRDefault="00C461DA" w:rsidP="00D43795">
      <w:pPr>
        <w:jc w:val="both"/>
        <w:rPr>
          <w:rFonts w:cstheme="minorHAnsi"/>
          <w:color w:val="000000" w:themeColor="text1"/>
        </w:rPr>
      </w:pPr>
      <w:r>
        <w:rPr>
          <w:rFonts w:cstheme="minorHAnsi"/>
          <w:color w:val="000000" w:themeColor="text1"/>
        </w:rPr>
        <w:t xml:space="preserve">If we are going to do complex </w:t>
      </w:r>
      <w:r w:rsidR="00390D9E">
        <w:rPr>
          <w:rFonts w:cstheme="minorHAnsi"/>
          <w:color w:val="000000" w:themeColor="text1"/>
        </w:rPr>
        <w:t>transformations,</w:t>
      </w:r>
      <w:r>
        <w:rPr>
          <w:rFonts w:cstheme="minorHAnsi"/>
          <w:color w:val="000000" w:themeColor="text1"/>
        </w:rPr>
        <w:t xml:space="preserve"> then we can go with Data Flow Activity.</w:t>
      </w:r>
    </w:p>
    <w:p w14:paraId="7A04A54A" w14:textId="77777777" w:rsidR="00A024F4" w:rsidRDefault="00A024F4" w:rsidP="00D43795">
      <w:pPr>
        <w:jc w:val="both"/>
        <w:rPr>
          <w:rFonts w:cstheme="minorHAnsi"/>
          <w:b/>
          <w:bCs/>
          <w:color w:val="000000" w:themeColor="text1"/>
        </w:rPr>
      </w:pPr>
    </w:p>
    <w:p w14:paraId="4ACBD3A4" w14:textId="64CFD8B7" w:rsidR="007C0F20" w:rsidRPr="00964340" w:rsidRDefault="009D60E0" w:rsidP="00D43795">
      <w:pPr>
        <w:jc w:val="both"/>
        <w:rPr>
          <w:rFonts w:cstheme="minorHAnsi"/>
          <w:b/>
          <w:bCs/>
          <w:color w:val="FF0000"/>
        </w:rPr>
      </w:pPr>
      <w:r w:rsidRPr="00964340">
        <w:rPr>
          <w:rFonts w:cstheme="minorHAnsi"/>
          <w:b/>
          <w:bCs/>
          <w:color w:val="FF0000"/>
        </w:rPr>
        <w:t xml:space="preserve">Note: In Single Mapping Data Flow activity I </w:t>
      </w:r>
      <w:r w:rsidR="0036357A" w:rsidRPr="00964340">
        <w:rPr>
          <w:rFonts w:cstheme="minorHAnsi"/>
          <w:b/>
          <w:bCs/>
          <w:color w:val="FF0000"/>
        </w:rPr>
        <w:t>mean (</w:t>
      </w:r>
      <w:r w:rsidRPr="00964340">
        <w:rPr>
          <w:rFonts w:cstheme="minorHAnsi"/>
          <w:b/>
          <w:bCs/>
          <w:color w:val="FF0000"/>
        </w:rPr>
        <w:t xml:space="preserve">Author </w:t>
      </w:r>
      <w:r w:rsidRPr="00964340">
        <w:rPr>
          <w:rFonts w:cstheme="minorHAnsi"/>
          <w:b/>
          <w:bCs/>
          <w:color w:val="FF0000"/>
        </w:rPr>
        <w:sym w:font="Wingdings" w:char="F0E0"/>
      </w:r>
      <w:r w:rsidRPr="00964340">
        <w:rPr>
          <w:rFonts w:cstheme="minorHAnsi"/>
          <w:b/>
          <w:bCs/>
          <w:color w:val="FF0000"/>
        </w:rPr>
        <w:t xml:space="preserve"> Dataflows </w:t>
      </w:r>
      <w:r w:rsidRPr="00964340">
        <w:rPr>
          <w:rFonts w:cstheme="minorHAnsi"/>
          <w:b/>
          <w:bCs/>
          <w:color w:val="FF0000"/>
        </w:rPr>
        <w:sym w:font="Wingdings" w:char="F0E0"/>
      </w:r>
      <w:r w:rsidRPr="00964340">
        <w:rPr>
          <w:rFonts w:cstheme="minorHAnsi"/>
          <w:b/>
          <w:bCs/>
          <w:color w:val="FF0000"/>
        </w:rPr>
        <w:t xml:space="preserve"> </w:t>
      </w:r>
      <w:r w:rsidR="00E63A4B" w:rsidRPr="00964340">
        <w:rPr>
          <w:rFonts w:cstheme="minorHAnsi"/>
          <w:b/>
          <w:bCs/>
          <w:color w:val="FF0000"/>
        </w:rPr>
        <w:t xml:space="preserve">click on + </w:t>
      </w:r>
      <w:r w:rsidR="00E63A4B" w:rsidRPr="00964340">
        <w:rPr>
          <w:rFonts w:cstheme="minorHAnsi"/>
          <w:b/>
          <w:bCs/>
          <w:color w:val="FF0000"/>
        </w:rPr>
        <w:sym w:font="Wingdings" w:char="F0E0"/>
      </w:r>
      <w:r w:rsidR="00E63A4B" w:rsidRPr="00964340">
        <w:rPr>
          <w:rFonts w:cstheme="minorHAnsi"/>
          <w:b/>
          <w:bCs/>
          <w:color w:val="FF0000"/>
        </w:rPr>
        <w:t xml:space="preserve"> Create Data Flow </w:t>
      </w:r>
      <w:r w:rsidR="00E63A4B" w:rsidRPr="00964340">
        <w:rPr>
          <w:rFonts w:cstheme="minorHAnsi"/>
          <w:b/>
          <w:bCs/>
          <w:color w:val="FF0000"/>
        </w:rPr>
        <w:sym w:font="Wingdings" w:char="F0E0"/>
      </w:r>
      <w:r w:rsidR="00E63A4B" w:rsidRPr="00964340">
        <w:rPr>
          <w:rFonts w:cstheme="minorHAnsi"/>
          <w:b/>
          <w:bCs/>
          <w:color w:val="FF0000"/>
        </w:rPr>
        <w:t xml:space="preserve"> there we can work on different activities which means creation of 2 tables </w:t>
      </w:r>
      <w:r w:rsidR="00A024F4" w:rsidRPr="00964340">
        <w:rPr>
          <w:rFonts w:cstheme="minorHAnsi"/>
          <w:b/>
          <w:bCs/>
          <w:color w:val="FF0000"/>
        </w:rPr>
        <w:t>data can be done. In single data flow one table can be constructed(</w:t>
      </w:r>
      <w:proofErr w:type="spellStart"/>
      <w:r w:rsidR="00A024F4" w:rsidRPr="00964340">
        <w:rPr>
          <w:rFonts w:cstheme="minorHAnsi"/>
          <w:b/>
          <w:bCs/>
          <w:color w:val="FF0000"/>
        </w:rPr>
        <w:t>dim_customer</w:t>
      </w:r>
      <w:proofErr w:type="spellEnd"/>
      <w:r w:rsidR="00A024F4" w:rsidRPr="00964340">
        <w:rPr>
          <w:rFonts w:cstheme="minorHAnsi"/>
          <w:b/>
          <w:bCs/>
          <w:color w:val="FF0000"/>
        </w:rPr>
        <w:t xml:space="preserve">) using 1 </w:t>
      </w:r>
      <w:r w:rsidR="0036357A" w:rsidRPr="00964340">
        <w:rPr>
          <w:rFonts w:cstheme="minorHAnsi"/>
          <w:b/>
          <w:bCs/>
          <w:color w:val="FF0000"/>
        </w:rPr>
        <w:t>query,</w:t>
      </w:r>
      <w:r w:rsidR="00A024F4" w:rsidRPr="00964340">
        <w:rPr>
          <w:rFonts w:cstheme="minorHAnsi"/>
          <w:b/>
          <w:bCs/>
          <w:color w:val="FF0000"/>
        </w:rPr>
        <w:t xml:space="preserve"> and in same data flow another table(</w:t>
      </w:r>
      <w:proofErr w:type="spellStart"/>
      <w:r w:rsidR="00A024F4" w:rsidRPr="00964340">
        <w:rPr>
          <w:rFonts w:cstheme="minorHAnsi"/>
          <w:b/>
          <w:bCs/>
          <w:color w:val="FF0000"/>
        </w:rPr>
        <w:t>dim_product</w:t>
      </w:r>
      <w:proofErr w:type="spellEnd"/>
      <w:r w:rsidR="00A024F4" w:rsidRPr="00964340">
        <w:rPr>
          <w:rFonts w:cstheme="minorHAnsi"/>
          <w:b/>
          <w:bCs/>
          <w:color w:val="FF0000"/>
        </w:rPr>
        <w:t xml:space="preserve">) can be constructed using another query. Once 2 activities </w:t>
      </w:r>
      <w:r w:rsidR="0036357A" w:rsidRPr="00964340">
        <w:rPr>
          <w:rFonts w:cstheme="minorHAnsi"/>
          <w:b/>
          <w:bCs/>
          <w:color w:val="FF0000"/>
        </w:rPr>
        <w:t>were</w:t>
      </w:r>
      <w:r w:rsidR="00A024F4" w:rsidRPr="00964340">
        <w:rPr>
          <w:rFonts w:cstheme="minorHAnsi"/>
          <w:b/>
          <w:bCs/>
          <w:color w:val="FF0000"/>
        </w:rPr>
        <w:t xml:space="preserve"> done in same data flow, validate and publish all. Now go to pipeline and drag data flow and run trigger the pipeline. </w:t>
      </w:r>
    </w:p>
    <w:p w14:paraId="2E60955A" w14:textId="41E13F56" w:rsidR="00D81745" w:rsidRDefault="0036357A" w:rsidP="00D43795">
      <w:pPr>
        <w:jc w:val="both"/>
        <w:rPr>
          <w:rFonts w:cstheme="minorHAnsi"/>
          <w:b/>
          <w:bCs/>
          <w:color w:val="FF0000"/>
        </w:rPr>
      </w:pPr>
      <w:r w:rsidRPr="00964340">
        <w:rPr>
          <w:rFonts w:cstheme="minorHAnsi"/>
          <w:b/>
          <w:bCs/>
          <w:color w:val="FF0000"/>
        </w:rPr>
        <w:t>Now in</w:t>
      </w:r>
      <w:r w:rsidR="00A024F4" w:rsidRPr="00964340">
        <w:rPr>
          <w:rFonts w:cstheme="minorHAnsi"/>
          <w:b/>
          <w:bCs/>
          <w:color w:val="FF0000"/>
        </w:rPr>
        <w:t xml:space="preserve"> both </w:t>
      </w:r>
      <w:r w:rsidRPr="00964340">
        <w:rPr>
          <w:rFonts w:cstheme="minorHAnsi"/>
          <w:b/>
          <w:bCs/>
          <w:color w:val="FF0000"/>
        </w:rPr>
        <w:t>tables (</w:t>
      </w:r>
      <w:proofErr w:type="spellStart"/>
      <w:r w:rsidR="00A024F4" w:rsidRPr="00964340">
        <w:rPr>
          <w:rFonts w:cstheme="minorHAnsi"/>
          <w:b/>
          <w:bCs/>
          <w:color w:val="FF0000"/>
        </w:rPr>
        <w:t>dim_customer</w:t>
      </w:r>
      <w:proofErr w:type="spellEnd"/>
      <w:r w:rsidR="00A024F4" w:rsidRPr="00964340">
        <w:rPr>
          <w:rFonts w:cstheme="minorHAnsi"/>
          <w:b/>
          <w:bCs/>
          <w:color w:val="FF0000"/>
        </w:rPr>
        <w:t xml:space="preserve"> and </w:t>
      </w:r>
      <w:proofErr w:type="spellStart"/>
      <w:r w:rsidR="00A024F4" w:rsidRPr="00964340">
        <w:rPr>
          <w:rFonts w:cstheme="minorHAnsi"/>
          <w:b/>
          <w:bCs/>
          <w:color w:val="FF0000"/>
        </w:rPr>
        <w:t>dim_product</w:t>
      </w:r>
      <w:proofErr w:type="spellEnd"/>
      <w:r w:rsidR="00A024F4" w:rsidRPr="00964340">
        <w:rPr>
          <w:rFonts w:cstheme="minorHAnsi"/>
          <w:b/>
          <w:bCs/>
          <w:color w:val="FF0000"/>
        </w:rPr>
        <w:t>) data will be loaded in azure synapse analytics.</w:t>
      </w:r>
    </w:p>
    <w:p w14:paraId="67F01645" w14:textId="0BEBBAB2" w:rsidR="00964340" w:rsidRDefault="00FD3E43" w:rsidP="00D43795">
      <w:pPr>
        <w:jc w:val="both"/>
        <w:rPr>
          <w:rFonts w:cstheme="minorHAnsi"/>
          <w:b/>
          <w:bCs/>
          <w:color w:val="FF0000"/>
        </w:rPr>
      </w:pPr>
      <w:r w:rsidRPr="00CB2513">
        <w:rPr>
          <w:rFonts w:cstheme="minorHAnsi"/>
          <w:b/>
          <w:bCs/>
          <w:color w:val="FF0000"/>
        </w:rPr>
        <w:t xml:space="preserve">CACHE SINK AND </w:t>
      </w:r>
      <w:r w:rsidR="00CB2513" w:rsidRPr="00CB2513">
        <w:rPr>
          <w:rFonts w:cstheme="minorHAnsi"/>
          <w:b/>
          <w:bCs/>
          <w:color w:val="FF0000"/>
        </w:rPr>
        <w:t xml:space="preserve">LOOKUP: </w:t>
      </w:r>
    </w:p>
    <w:p w14:paraId="49C3AA77" w14:textId="570FDF1A" w:rsidR="00CB2513" w:rsidRDefault="00CB2513" w:rsidP="00D43795">
      <w:pPr>
        <w:jc w:val="both"/>
        <w:rPr>
          <w:rFonts w:cstheme="minorHAnsi"/>
          <w:color w:val="000000" w:themeColor="text1"/>
        </w:rPr>
      </w:pPr>
      <w:r>
        <w:rPr>
          <w:rFonts w:cstheme="minorHAnsi"/>
          <w:color w:val="000000" w:themeColor="text1"/>
        </w:rPr>
        <w:t xml:space="preserve">Cache sink is used to write data into Spark cache and not the data store. </w:t>
      </w:r>
      <w:r w:rsidR="00F6516A">
        <w:rPr>
          <w:rFonts w:cstheme="minorHAnsi"/>
          <w:color w:val="000000" w:themeColor="text1"/>
        </w:rPr>
        <w:t xml:space="preserve">Cache lookup can then be used to reference the data </w:t>
      </w:r>
      <w:r w:rsidR="00C3796A">
        <w:rPr>
          <w:rFonts w:cstheme="minorHAnsi"/>
          <w:color w:val="000000" w:themeColor="text1"/>
        </w:rPr>
        <w:t>in the cache sink.</w:t>
      </w:r>
      <w:r w:rsidR="0086449A">
        <w:rPr>
          <w:rFonts w:cstheme="minorHAnsi"/>
          <w:color w:val="000000" w:themeColor="text1"/>
        </w:rPr>
        <w:t xml:space="preserve"> </w:t>
      </w:r>
      <w:r w:rsidR="005B6826">
        <w:rPr>
          <w:rFonts w:cstheme="minorHAnsi"/>
          <w:color w:val="000000" w:themeColor="text1"/>
        </w:rPr>
        <w:t>Let’s</w:t>
      </w:r>
      <w:r w:rsidR="0086449A">
        <w:rPr>
          <w:rFonts w:cstheme="minorHAnsi"/>
          <w:color w:val="000000" w:themeColor="text1"/>
        </w:rPr>
        <w:t xml:space="preserve"> say </w:t>
      </w:r>
      <w:r w:rsidR="00BE214B">
        <w:rPr>
          <w:rFonts w:cstheme="minorHAnsi"/>
          <w:color w:val="000000" w:themeColor="text1"/>
        </w:rPr>
        <w:t xml:space="preserve">you want to continue the </w:t>
      </w:r>
      <w:proofErr w:type="spellStart"/>
      <w:r w:rsidR="00BE214B">
        <w:rPr>
          <w:rFonts w:cstheme="minorHAnsi"/>
          <w:color w:val="000000" w:themeColor="text1"/>
        </w:rPr>
        <w:t>ProductSK</w:t>
      </w:r>
      <w:proofErr w:type="spellEnd"/>
      <w:r w:rsidR="00BE214B">
        <w:rPr>
          <w:rFonts w:cstheme="minorHAnsi"/>
          <w:color w:val="000000" w:themeColor="text1"/>
        </w:rPr>
        <w:t xml:space="preserve"> key from where it left off</w:t>
      </w:r>
      <w:r w:rsidR="00656324">
        <w:rPr>
          <w:rFonts w:cstheme="minorHAnsi"/>
          <w:color w:val="000000" w:themeColor="text1"/>
        </w:rPr>
        <w:t xml:space="preserve">. </w:t>
      </w:r>
      <w:proofErr w:type="gramStart"/>
      <w:r w:rsidR="00656324">
        <w:rPr>
          <w:rFonts w:cstheme="minorHAnsi"/>
          <w:color w:val="000000" w:themeColor="text1"/>
        </w:rPr>
        <w:t>So</w:t>
      </w:r>
      <w:proofErr w:type="gramEnd"/>
      <w:r w:rsidR="00656324">
        <w:rPr>
          <w:rFonts w:cstheme="minorHAnsi"/>
          <w:color w:val="000000" w:themeColor="text1"/>
        </w:rPr>
        <w:t xml:space="preserve"> we can get the maximum value </w:t>
      </w:r>
      <w:r w:rsidR="00803D6C">
        <w:rPr>
          <w:rFonts w:cstheme="minorHAnsi"/>
          <w:color w:val="000000" w:themeColor="text1"/>
        </w:rPr>
        <w:t xml:space="preserve">first in the </w:t>
      </w:r>
      <w:proofErr w:type="spellStart"/>
      <w:r w:rsidR="00803D6C">
        <w:rPr>
          <w:rFonts w:cstheme="minorHAnsi"/>
          <w:color w:val="000000" w:themeColor="text1"/>
        </w:rPr>
        <w:t>ProductSK</w:t>
      </w:r>
      <w:proofErr w:type="spellEnd"/>
      <w:r w:rsidR="00803D6C">
        <w:rPr>
          <w:rFonts w:cstheme="minorHAnsi"/>
          <w:color w:val="000000" w:themeColor="text1"/>
        </w:rPr>
        <w:t xml:space="preserve"> column and then store it in the cache. </w:t>
      </w:r>
      <w:r w:rsidR="00E165B6">
        <w:rPr>
          <w:rFonts w:cstheme="minorHAnsi"/>
          <w:color w:val="000000" w:themeColor="text1"/>
        </w:rPr>
        <w:t xml:space="preserve">And then reference that value using cache </w:t>
      </w:r>
      <w:r w:rsidR="00E220D0">
        <w:rPr>
          <w:rFonts w:cstheme="minorHAnsi"/>
          <w:color w:val="000000" w:themeColor="text1"/>
        </w:rPr>
        <w:t>lookup feature</w:t>
      </w:r>
      <w:r w:rsidR="00640C53">
        <w:rPr>
          <w:rFonts w:cstheme="minorHAnsi"/>
          <w:color w:val="000000" w:themeColor="text1"/>
        </w:rPr>
        <w:t xml:space="preserve"> via expression in expression builder by selecting derived column after selecting SK.</w:t>
      </w:r>
    </w:p>
    <w:p w14:paraId="60865D5B" w14:textId="77777777" w:rsidR="00640C53" w:rsidRDefault="00640C53" w:rsidP="00D43795">
      <w:pPr>
        <w:jc w:val="both"/>
        <w:rPr>
          <w:rFonts w:cstheme="minorHAnsi"/>
          <w:color w:val="000000" w:themeColor="text1"/>
        </w:rPr>
      </w:pPr>
    </w:p>
    <w:p w14:paraId="411C3D34" w14:textId="60D22D33" w:rsidR="00640C53" w:rsidRDefault="009D655A" w:rsidP="00D43795">
      <w:pPr>
        <w:jc w:val="both"/>
        <w:rPr>
          <w:rFonts w:cstheme="minorHAnsi"/>
          <w:color w:val="000000" w:themeColor="text1"/>
        </w:rPr>
      </w:pPr>
      <w:r w:rsidRPr="009D655A">
        <w:rPr>
          <w:rFonts w:cstheme="minorHAnsi"/>
          <w:b/>
          <w:bCs/>
          <w:color w:val="FF0000"/>
        </w:rPr>
        <w:t>DATA FLOW DEBUG</w:t>
      </w:r>
      <w:r w:rsidR="00640C53" w:rsidRPr="009D655A">
        <w:rPr>
          <w:rFonts w:cstheme="minorHAnsi"/>
          <w:b/>
          <w:bCs/>
          <w:color w:val="FF0000"/>
        </w:rPr>
        <w:t xml:space="preserve"> FEATURE:</w:t>
      </w:r>
      <w:r>
        <w:rPr>
          <w:rFonts w:cstheme="minorHAnsi"/>
          <w:b/>
          <w:bCs/>
          <w:color w:val="FF0000"/>
        </w:rPr>
        <w:t xml:space="preserve">   </w:t>
      </w:r>
      <w:r w:rsidR="00A53FBE">
        <w:rPr>
          <w:rFonts w:cstheme="minorHAnsi"/>
          <w:color w:val="000000" w:themeColor="text1"/>
        </w:rPr>
        <w:t xml:space="preserve">used to check whether we are getting desired results or not by enabling </w:t>
      </w:r>
      <w:r w:rsidR="00531445">
        <w:rPr>
          <w:rFonts w:cstheme="minorHAnsi"/>
          <w:color w:val="000000" w:themeColor="text1"/>
        </w:rPr>
        <w:t>data flow debug option.</w:t>
      </w:r>
      <w:r w:rsidR="006229DD">
        <w:rPr>
          <w:rFonts w:cstheme="minorHAnsi"/>
          <w:color w:val="000000" w:themeColor="text1"/>
        </w:rPr>
        <w:t xml:space="preserve"> By clicking on data preview and refresh we can check the data is coming correct or not.</w:t>
      </w:r>
      <w:r w:rsidR="009A10FE">
        <w:rPr>
          <w:rFonts w:cstheme="minorHAnsi"/>
          <w:color w:val="000000" w:themeColor="text1"/>
        </w:rPr>
        <w:t xml:space="preserve"> </w:t>
      </w:r>
      <w:r w:rsidR="00AF2349">
        <w:rPr>
          <w:rFonts w:cstheme="minorHAnsi"/>
          <w:color w:val="000000" w:themeColor="text1"/>
        </w:rPr>
        <w:t xml:space="preserve">if there is issue in </w:t>
      </w:r>
      <w:r w:rsidR="00E82EF7">
        <w:rPr>
          <w:rFonts w:cstheme="minorHAnsi"/>
          <w:color w:val="000000" w:themeColor="text1"/>
        </w:rPr>
        <w:t>data and</w:t>
      </w:r>
      <w:r w:rsidR="00AF2349">
        <w:rPr>
          <w:rFonts w:cstheme="minorHAnsi"/>
          <w:color w:val="000000" w:themeColor="text1"/>
        </w:rPr>
        <w:t xml:space="preserve"> </w:t>
      </w:r>
      <w:r w:rsidR="009A10FE">
        <w:rPr>
          <w:rFonts w:cstheme="minorHAnsi"/>
          <w:color w:val="000000" w:themeColor="text1"/>
        </w:rPr>
        <w:t xml:space="preserve">If we run pipeline multiple times </w:t>
      </w:r>
      <w:r w:rsidR="004B0FC0">
        <w:rPr>
          <w:rFonts w:cstheme="minorHAnsi"/>
          <w:color w:val="000000" w:themeColor="text1"/>
        </w:rPr>
        <w:t>it will increases cost and waste of time by running pipeline multiple times.</w:t>
      </w:r>
      <w:r w:rsidR="0065742C">
        <w:rPr>
          <w:rFonts w:cstheme="minorHAnsi"/>
          <w:color w:val="000000" w:themeColor="text1"/>
        </w:rPr>
        <w:t xml:space="preserve">so we will enable data flow debug in data flow .it will tell us whether we are receiving data correct or not. </w:t>
      </w:r>
    </w:p>
    <w:p w14:paraId="7975B34E" w14:textId="50D869B0" w:rsidR="000605DE" w:rsidRDefault="000605DE" w:rsidP="00D43795">
      <w:pPr>
        <w:jc w:val="both"/>
        <w:rPr>
          <w:rFonts w:cstheme="minorHAnsi"/>
          <w:color w:val="000000" w:themeColor="text1"/>
        </w:rPr>
      </w:pPr>
      <w:r>
        <w:rPr>
          <w:rFonts w:cstheme="minorHAnsi"/>
          <w:color w:val="000000" w:themeColor="text1"/>
        </w:rPr>
        <w:t xml:space="preserve">From source to </w:t>
      </w:r>
      <w:r w:rsidR="00E82EF7">
        <w:rPr>
          <w:rFonts w:cstheme="minorHAnsi"/>
          <w:color w:val="000000" w:themeColor="text1"/>
        </w:rPr>
        <w:t>destination,</w:t>
      </w:r>
      <w:r>
        <w:rPr>
          <w:rFonts w:cstheme="minorHAnsi"/>
          <w:color w:val="000000" w:themeColor="text1"/>
        </w:rPr>
        <w:t xml:space="preserve"> we will do multiple </w:t>
      </w:r>
      <w:r w:rsidR="00E82EF7">
        <w:rPr>
          <w:rFonts w:cstheme="minorHAnsi"/>
          <w:color w:val="000000" w:themeColor="text1"/>
        </w:rPr>
        <w:t>transformations,</w:t>
      </w:r>
      <w:r>
        <w:rPr>
          <w:rFonts w:cstheme="minorHAnsi"/>
          <w:color w:val="000000" w:themeColor="text1"/>
        </w:rPr>
        <w:t xml:space="preserve"> so in order to see</w:t>
      </w:r>
      <w:r w:rsidR="00351BEE">
        <w:rPr>
          <w:rFonts w:cstheme="minorHAnsi"/>
          <w:color w:val="000000" w:themeColor="text1"/>
        </w:rPr>
        <w:t xml:space="preserve"> we are getting desired result of data in each transformation, it is good to enable data flow debug </w:t>
      </w:r>
      <w:r w:rsidR="00E82EF7">
        <w:rPr>
          <w:rFonts w:cstheme="minorHAnsi"/>
          <w:color w:val="000000" w:themeColor="text1"/>
        </w:rPr>
        <w:t>option.</w:t>
      </w:r>
    </w:p>
    <w:p w14:paraId="568AAF2B" w14:textId="77777777" w:rsidR="00C838C0" w:rsidRDefault="00C838C0" w:rsidP="00C838C0">
      <w:pPr>
        <w:jc w:val="both"/>
        <w:rPr>
          <w:rFonts w:cstheme="minorHAnsi"/>
          <w:color w:val="000000" w:themeColor="text1"/>
        </w:rPr>
      </w:pPr>
      <w:r>
        <w:rPr>
          <w:rFonts w:cstheme="minorHAnsi"/>
          <w:color w:val="000000" w:themeColor="text1"/>
        </w:rPr>
        <w:t>HANDLING DUPLICATE ROWS: Duplicate rows can be handled by exists transformation.</w:t>
      </w:r>
    </w:p>
    <w:p w14:paraId="216EEE92" w14:textId="77777777" w:rsidR="00C838C0" w:rsidRDefault="00C838C0" w:rsidP="00C838C0">
      <w:pPr>
        <w:jc w:val="both"/>
        <w:rPr>
          <w:rFonts w:cstheme="minorHAnsi"/>
          <w:color w:val="000000" w:themeColor="text1"/>
        </w:rPr>
      </w:pPr>
      <w:r>
        <w:rPr>
          <w:rFonts w:cstheme="minorHAnsi"/>
          <w:color w:val="000000" w:themeColor="text1"/>
        </w:rPr>
        <w:lastRenderedPageBreak/>
        <w:t>FILTER TRANSFORMATION usage:   In my source table, one of my columns is having null values, would transfer data to the sink only not null values for that column. We will select filter transformation after source, and we will add this expression in expression builder.</w:t>
      </w:r>
    </w:p>
    <w:p w14:paraId="37C32ABC" w14:textId="77777777" w:rsidR="00C838C0" w:rsidRDefault="00C838C0" w:rsidP="00C838C0">
      <w:pPr>
        <w:jc w:val="both"/>
        <w:rPr>
          <w:rFonts w:cstheme="minorHAnsi"/>
          <w:color w:val="000000" w:themeColor="text1"/>
        </w:rPr>
      </w:pPr>
    </w:p>
    <w:p w14:paraId="554B4404" w14:textId="77777777" w:rsidR="00C838C0" w:rsidRDefault="00C838C0" w:rsidP="00C838C0">
      <w:pPr>
        <w:jc w:val="both"/>
        <w:rPr>
          <w:rFonts w:cstheme="minorHAnsi"/>
          <w:color w:val="000000" w:themeColor="text1"/>
        </w:rPr>
      </w:pPr>
      <w:r>
        <w:rPr>
          <w:rFonts w:cstheme="minorHAnsi"/>
          <w:color w:val="000000" w:themeColor="text1"/>
        </w:rPr>
        <w:t>!(</w:t>
      </w:r>
      <w:proofErr w:type="spellStart"/>
      <w:r>
        <w:rPr>
          <w:rFonts w:cstheme="minorHAnsi"/>
          <w:color w:val="000000" w:themeColor="text1"/>
        </w:rPr>
        <w:t>isNull</w:t>
      </w:r>
      <w:proofErr w:type="spellEnd"/>
      <w:r>
        <w:rPr>
          <w:rFonts w:cstheme="minorHAnsi"/>
          <w:color w:val="000000" w:themeColor="text1"/>
        </w:rPr>
        <w:t>({</w:t>
      </w:r>
      <w:proofErr w:type="spellStart"/>
      <w:r>
        <w:rPr>
          <w:rFonts w:cstheme="minorHAnsi"/>
          <w:color w:val="000000" w:themeColor="text1"/>
        </w:rPr>
        <w:t>Resourcegroup</w:t>
      </w:r>
      <w:proofErr w:type="spellEnd"/>
      <w:r>
        <w:rPr>
          <w:rFonts w:cstheme="minorHAnsi"/>
          <w:color w:val="000000" w:themeColor="text1"/>
        </w:rPr>
        <w:t>}))</w:t>
      </w:r>
    </w:p>
    <w:p w14:paraId="08FF5385" w14:textId="2D950A3F" w:rsidR="00C838C0" w:rsidRDefault="00A82EFC" w:rsidP="00D43795">
      <w:pPr>
        <w:jc w:val="both"/>
        <w:rPr>
          <w:rFonts w:cstheme="minorHAnsi"/>
          <w:b/>
          <w:bCs/>
          <w:color w:val="FF0000"/>
        </w:rPr>
      </w:pPr>
      <w:r w:rsidRPr="00D828B4">
        <w:rPr>
          <w:rFonts w:cstheme="minorHAnsi"/>
          <w:b/>
          <w:bCs/>
          <w:color w:val="FF0000"/>
        </w:rPr>
        <w:t>PROCESSING JSON ARRAYS:</w:t>
      </w:r>
    </w:p>
    <w:p w14:paraId="7E1CE8AC" w14:textId="13BE9CF3" w:rsidR="00D828B4" w:rsidRPr="004F2270" w:rsidRDefault="004F2270" w:rsidP="00D43795">
      <w:pPr>
        <w:jc w:val="both"/>
        <w:rPr>
          <w:rFonts w:cstheme="minorHAnsi"/>
          <w:color w:val="000000" w:themeColor="text1"/>
        </w:rPr>
      </w:pPr>
      <w:r w:rsidRPr="004F2270">
        <w:rPr>
          <w:rFonts w:cstheme="minorHAnsi"/>
          <w:color w:val="000000" w:themeColor="text1"/>
        </w:rPr>
        <w:t xml:space="preserve">This is an array of documents </w:t>
      </w:r>
      <w:proofErr w:type="spellStart"/>
      <w:proofErr w:type="gramStart"/>
      <w:r w:rsidRPr="004F2270">
        <w:rPr>
          <w:rFonts w:cstheme="minorHAnsi"/>
          <w:color w:val="000000" w:themeColor="text1"/>
        </w:rPr>
        <w:t>eg</w:t>
      </w:r>
      <w:proofErr w:type="spellEnd"/>
      <w:proofErr w:type="gramEnd"/>
      <w:r w:rsidRPr="004F2270">
        <w:rPr>
          <w:rFonts w:cstheme="minorHAnsi"/>
          <w:color w:val="000000" w:themeColor="text1"/>
        </w:rPr>
        <w:t xml:space="preserve"> as shown in below </w:t>
      </w:r>
      <w:proofErr w:type="spellStart"/>
      <w:r w:rsidRPr="004F2270">
        <w:rPr>
          <w:rFonts w:cstheme="minorHAnsi"/>
          <w:color w:val="000000" w:themeColor="text1"/>
        </w:rPr>
        <w:t>json</w:t>
      </w:r>
      <w:proofErr w:type="spellEnd"/>
      <w:r w:rsidRPr="004F2270">
        <w:rPr>
          <w:rFonts w:cstheme="minorHAnsi"/>
          <w:color w:val="000000" w:themeColor="text1"/>
        </w:rPr>
        <w:t xml:space="preserve"> file</w:t>
      </w:r>
    </w:p>
    <w:p w14:paraId="001F90F3" w14:textId="77777777" w:rsidR="00D828B4" w:rsidRPr="00D828B4" w:rsidRDefault="00D828B4" w:rsidP="00D828B4">
      <w:pPr>
        <w:jc w:val="both"/>
        <w:rPr>
          <w:rFonts w:cstheme="minorHAnsi"/>
          <w:color w:val="000000" w:themeColor="text1"/>
        </w:rPr>
      </w:pPr>
      <w:r w:rsidRPr="00D828B4">
        <w:rPr>
          <w:rFonts w:cstheme="minorHAnsi"/>
          <w:color w:val="000000" w:themeColor="text1"/>
        </w:rPr>
        <w:t>[</w:t>
      </w:r>
    </w:p>
    <w:p w14:paraId="56086A9B" w14:textId="77777777" w:rsidR="00D828B4" w:rsidRPr="00D828B4" w:rsidRDefault="00D828B4" w:rsidP="00D828B4">
      <w:pPr>
        <w:jc w:val="both"/>
        <w:rPr>
          <w:rFonts w:cstheme="minorHAnsi"/>
          <w:color w:val="000000" w:themeColor="text1"/>
        </w:rPr>
      </w:pPr>
      <w:r w:rsidRPr="00D828B4">
        <w:rPr>
          <w:rFonts w:cstheme="minorHAnsi"/>
          <w:color w:val="000000" w:themeColor="text1"/>
        </w:rPr>
        <w:t>{"customerid":1,"customername":"UserA","registered":true,"courses":["AZ-900","AZ-500","AZ-303"]},</w:t>
      </w:r>
    </w:p>
    <w:p w14:paraId="1BEE9C39" w14:textId="77777777" w:rsidR="00D828B4" w:rsidRPr="00D828B4" w:rsidRDefault="00D828B4" w:rsidP="00D828B4">
      <w:pPr>
        <w:jc w:val="both"/>
        <w:rPr>
          <w:rFonts w:cstheme="minorHAnsi"/>
          <w:color w:val="000000" w:themeColor="text1"/>
        </w:rPr>
      </w:pPr>
      <w:r w:rsidRPr="00D828B4">
        <w:rPr>
          <w:rFonts w:cstheme="minorHAnsi"/>
          <w:color w:val="000000" w:themeColor="text1"/>
        </w:rPr>
        <w:t>{"customerid":2,"customername":"UserB","registered":true,"courses":["AZ-104","AZ-500","DP-200"]}</w:t>
      </w:r>
    </w:p>
    <w:p w14:paraId="2A98EA58" w14:textId="2BEBE564" w:rsidR="00D828B4" w:rsidRPr="00D828B4" w:rsidRDefault="00D828B4" w:rsidP="00D828B4">
      <w:pPr>
        <w:jc w:val="both"/>
        <w:rPr>
          <w:rFonts w:cstheme="minorHAnsi"/>
          <w:color w:val="000000" w:themeColor="text1"/>
        </w:rPr>
      </w:pPr>
      <w:r w:rsidRPr="00D828B4">
        <w:rPr>
          <w:rFonts w:cstheme="minorHAnsi"/>
          <w:color w:val="000000" w:themeColor="text1"/>
        </w:rPr>
        <w:t>]</w:t>
      </w:r>
    </w:p>
    <w:p w14:paraId="03B4FB7E" w14:textId="072337D7" w:rsidR="00297A1A" w:rsidRDefault="00C26085" w:rsidP="00D43795">
      <w:pPr>
        <w:jc w:val="both"/>
        <w:rPr>
          <w:rFonts w:cstheme="minorHAnsi"/>
          <w:color w:val="000000" w:themeColor="text1"/>
        </w:rPr>
      </w:pPr>
      <w:r>
        <w:rPr>
          <w:rFonts w:cstheme="minorHAnsi"/>
          <w:color w:val="000000" w:themeColor="text1"/>
        </w:rPr>
        <w:t xml:space="preserve">If I want to load this data in to sink in ASA in dedicated </w:t>
      </w:r>
      <w:proofErr w:type="spellStart"/>
      <w:r>
        <w:rPr>
          <w:rFonts w:cstheme="minorHAnsi"/>
          <w:color w:val="000000" w:themeColor="text1"/>
        </w:rPr>
        <w:t>sql</w:t>
      </w:r>
      <w:proofErr w:type="spellEnd"/>
      <w:r>
        <w:rPr>
          <w:rFonts w:cstheme="minorHAnsi"/>
          <w:color w:val="000000" w:themeColor="text1"/>
        </w:rPr>
        <w:t xml:space="preserve"> pool we need to use flatten feature to unroll the array of day here it is courses.</w:t>
      </w:r>
    </w:p>
    <w:p w14:paraId="4960EABF" w14:textId="69FC01D8" w:rsidR="00C26085" w:rsidRDefault="00E1254F" w:rsidP="00D43795">
      <w:pPr>
        <w:jc w:val="both"/>
        <w:rPr>
          <w:rFonts w:cstheme="minorHAnsi"/>
          <w:b/>
          <w:bCs/>
          <w:color w:val="FF0000"/>
        </w:rPr>
      </w:pPr>
      <w:r w:rsidRPr="00E1254F">
        <w:rPr>
          <w:rFonts w:cstheme="minorHAnsi"/>
          <w:b/>
          <w:bCs/>
          <w:color w:val="FF0000"/>
        </w:rPr>
        <w:t>PROCESSING JSON OBJECTS:</w:t>
      </w:r>
      <w:r w:rsidR="00AF5DA2">
        <w:rPr>
          <w:rFonts w:cstheme="minorHAnsi"/>
          <w:b/>
          <w:bCs/>
          <w:color w:val="FF0000"/>
        </w:rPr>
        <w:t xml:space="preserve">  OBJECTS </w:t>
      </w:r>
      <w:proofErr w:type="gramStart"/>
      <w:r w:rsidR="00AF5DA2">
        <w:rPr>
          <w:rFonts w:cstheme="minorHAnsi"/>
          <w:b/>
          <w:bCs/>
          <w:color w:val="FF0000"/>
        </w:rPr>
        <w:t>WITH IN</w:t>
      </w:r>
      <w:proofErr w:type="gramEnd"/>
      <w:r w:rsidR="00AF5DA2">
        <w:rPr>
          <w:rFonts w:cstheme="minorHAnsi"/>
          <w:b/>
          <w:bCs/>
          <w:color w:val="FF0000"/>
        </w:rPr>
        <w:t xml:space="preserve"> OBJECTS IN OUR JSON DOCUMENTS.</w:t>
      </w:r>
    </w:p>
    <w:p w14:paraId="5D41CEB7" w14:textId="20481BD8" w:rsidR="008E0748" w:rsidRPr="008E0748" w:rsidRDefault="008E0748" w:rsidP="00D43795">
      <w:pPr>
        <w:jc w:val="both"/>
        <w:rPr>
          <w:rFonts w:cstheme="minorHAnsi"/>
          <w:color w:val="000000" w:themeColor="text1"/>
        </w:rPr>
      </w:pPr>
      <w:r w:rsidRPr="008E0748">
        <w:rPr>
          <w:rFonts w:cstheme="minorHAnsi"/>
          <w:color w:val="000000" w:themeColor="text1"/>
        </w:rPr>
        <w:t>W</w:t>
      </w:r>
      <w:r>
        <w:rPr>
          <w:rFonts w:cstheme="minorHAnsi"/>
          <w:color w:val="000000" w:themeColor="text1"/>
        </w:rPr>
        <w:t xml:space="preserve">e will also do this by flatten feature we will unroll Courses, along with that we will add mapping to get mobile and city details and in sink mapping also reset </w:t>
      </w:r>
      <w:r w:rsidR="007008B9">
        <w:rPr>
          <w:rFonts w:cstheme="minorHAnsi"/>
          <w:color w:val="000000" w:themeColor="text1"/>
        </w:rPr>
        <w:t>the mapping and select mobile and city from drop down.</w:t>
      </w:r>
      <w:r>
        <w:rPr>
          <w:rFonts w:cstheme="minorHAnsi"/>
          <w:color w:val="000000" w:themeColor="text1"/>
        </w:rPr>
        <w:t xml:space="preserve"> </w:t>
      </w:r>
    </w:p>
    <w:p w14:paraId="3A27849C" w14:textId="106BFC21" w:rsidR="00D2578F" w:rsidRPr="00333D4E" w:rsidRDefault="00333D4E" w:rsidP="00D43795">
      <w:pPr>
        <w:jc w:val="both"/>
        <w:rPr>
          <w:rFonts w:cstheme="minorHAnsi"/>
          <w:color w:val="000000" w:themeColor="text1"/>
        </w:rPr>
      </w:pPr>
      <w:r w:rsidRPr="00333D4E">
        <w:rPr>
          <w:rFonts w:cstheme="minorHAnsi"/>
          <w:color w:val="000000" w:themeColor="text1"/>
        </w:rPr>
        <w:t>T</w:t>
      </w:r>
      <w:r>
        <w:rPr>
          <w:rFonts w:cstheme="minorHAnsi"/>
          <w:color w:val="000000" w:themeColor="text1"/>
        </w:rPr>
        <w:t xml:space="preserve">he below </w:t>
      </w:r>
      <w:r w:rsidR="00B11C8F">
        <w:rPr>
          <w:rFonts w:cstheme="minorHAnsi"/>
          <w:color w:val="000000" w:themeColor="text1"/>
        </w:rPr>
        <w:t>e.g.,</w:t>
      </w:r>
      <w:r>
        <w:rPr>
          <w:rFonts w:cstheme="minorHAnsi"/>
          <w:color w:val="000000" w:themeColor="text1"/>
        </w:rPr>
        <w:t xml:space="preserve"> is </w:t>
      </w:r>
      <w:proofErr w:type="spellStart"/>
      <w:r>
        <w:rPr>
          <w:rFonts w:cstheme="minorHAnsi"/>
          <w:color w:val="000000" w:themeColor="text1"/>
        </w:rPr>
        <w:t>json</w:t>
      </w:r>
      <w:proofErr w:type="spellEnd"/>
      <w:r>
        <w:rPr>
          <w:rFonts w:cstheme="minorHAnsi"/>
          <w:color w:val="000000" w:themeColor="text1"/>
        </w:rPr>
        <w:t xml:space="preserve"> object within another </w:t>
      </w:r>
      <w:proofErr w:type="spellStart"/>
      <w:r>
        <w:rPr>
          <w:rFonts w:cstheme="minorHAnsi"/>
          <w:color w:val="000000" w:themeColor="text1"/>
        </w:rPr>
        <w:t>json</w:t>
      </w:r>
      <w:proofErr w:type="spellEnd"/>
      <w:r>
        <w:rPr>
          <w:rFonts w:cstheme="minorHAnsi"/>
          <w:color w:val="000000" w:themeColor="text1"/>
        </w:rPr>
        <w:t xml:space="preserve"> </w:t>
      </w:r>
      <w:r w:rsidR="00B11C8F">
        <w:rPr>
          <w:rFonts w:cstheme="minorHAnsi"/>
          <w:color w:val="000000" w:themeColor="text1"/>
        </w:rPr>
        <w:t>object. Here</w:t>
      </w:r>
      <w:r w:rsidR="0018219A">
        <w:rPr>
          <w:rFonts w:cstheme="minorHAnsi"/>
          <w:color w:val="000000" w:themeColor="text1"/>
        </w:rPr>
        <w:t xml:space="preserve"> we are having 2 objects in place, one is details object and other is overall object.</w:t>
      </w:r>
    </w:p>
    <w:p w14:paraId="5A520710"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
    <w:p w14:paraId="17E5DFDC"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
    <w:p w14:paraId="68C9B5BD"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"customerid":1,</w:t>
      </w:r>
    </w:p>
    <w:p w14:paraId="1D4E040E"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roofErr w:type="spellStart"/>
      <w:r w:rsidRPr="00D2578F">
        <w:rPr>
          <w:rFonts w:cstheme="minorHAnsi"/>
          <w:color w:val="000000" w:themeColor="text1"/>
        </w:rPr>
        <w:t>customername</w:t>
      </w:r>
      <w:proofErr w:type="spellEnd"/>
      <w:r w:rsidRPr="00D2578F">
        <w:rPr>
          <w:rFonts w:cstheme="minorHAnsi"/>
          <w:color w:val="000000" w:themeColor="text1"/>
        </w:rPr>
        <w:t>":"</w:t>
      </w:r>
      <w:proofErr w:type="spellStart"/>
      <w:r w:rsidRPr="00D2578F">
        <w:rPr>
          <w:rFonts w:cstheme="minorHAnsi"/>
          <w:color w:val="000000" w:themeColor="text1"/>
        </w:rPr>
        <w:t>UserA</w:t>
      </w:r>
      <w:proofErr w:type="spellEnd"/>
      <w:r w:rsidRPr="00D2578F">
        <w:rPr>
          <w:rFonts w:cstheme="minorHAnsi"/>
          <w:color w:val="000000" w:themeColor="text1"/>
        </w:rPr>
        <w:t>",</w:t>
      </w:r>
    </w:p>
    <w:p w14:paraId="54FE523E"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roofErr w:type="spellStart"/>
      <w:r w:rsidRPr="00D2578F">
        <w:rPr>
          <w:rFonts w:cstheme="minorHAnsi"/>
          <w:color w:val="000000" w:themeColor="text1"/>
        </w:rPr>
        <w:t>registered":true</w:t>
      </w:r>
      <w:proofErr w:type="spellEnd"/>
      <w:r w:rsidRPr="00D2578F">
        <w:rPr>
          <w:rFonts w:cstheme="minorHAnsi"/>
          <w:color w:val="000000" w:themeColor="text1"/>
        </w:rPr>
        <w:t>,</w:t>
      </w:r>
    </w:p>
    <w:p w14:paraId="3BA60777"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"courses":["AZ-900","AZ-500","AZ-303"],</w:t>
      </w:r>
    </w:p>
    <w:p w14:paraId="6B792C21"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"details" :</w:t>
      </w:r>
    </w:p>
    <w:p w14:paraId="229EEE45"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w:t>
      </w:r>
    </w:p>
    <w:p w14:paraId="46277F58" w14:textId="3BBA2C11"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"mobile":"111-1112",</w:t>
      </w:r>
    </w:p>
    <w:p w14:paraId="744D283C"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"city":"</w:t>
      </w:r>
      <w:proofErr w:type="spellStart"/>
      <w:r w:rsidRPr="00D2578F">
        <w:rPr>
          <w:rFonts w:cstheme="minorHAnsi"/>
          <w:color w:val="000000" w:themeColor="text1"/>
        </w:rPr>
        <w:t>CityA</w:t>
      </w:r>
      <w:proofErr w:type="spellEnd"/>
      <w:r w:rsidRPr="00D2578F">
        <w:rPr>
          <w:rFonts w:cstheme="minorHAnsi"/>
          <w:color w:val="000000" w:themeColor="text1"/>
        </w:rPr>
        <w:t>"</w:t>
      </w:r>
    </w:p>
    <w:p w14:paraId="4F0D7AC2"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w:t>
      </w:r>
    </w:p>
    <w:p w14:paraId="532B5325"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
    <w:p w14:paraId="40219725"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
    <w:p w14:paraId="63B04513"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"customerid":2,</w:t>
      </w:r>
    </w:p>
    <w:p w14:paraId="7C56D38C"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roofErr w:type="spellStart"/>
      <w:r w:rsidRPr="00D2578F">
        <w:rPr>
          <w:rFonts w:cstheme="minorHAnsi"/>
          <w:color w:val="000000" w:themeColor="text1"/>
        </w:rPr>
        <w:t>customername</w:t>
      </w:r>
      <w:proofErr w:type="spellEnd"/>
      <w:r w:rsidRPr="00D2578F">
        <w:rPr>
          <w:rFonts w:cstheme="minorHAnsi"/>
          <w:color w:val="000000" w:themeColor="text1"/>
        </w:rPr>
        <w:t>":"</w:t>
      </w:r>
      <w:proofErr w:type="spellStart"/>
      <w:r w:rsidRPr="00D2578F">
        <w:rPr>
          <w:rFonts w:cstheme="minorHAnsi"/>
          <w:color w:val="000000" w:themeColor="text1"/>
        </w:rPr>
        <w:t>UserB</w:t>
      </w:r>
      <w:proofErr w:type="spellEnd"/>
      <w:r w:rsidRPr="00D2578F">
        <w:rPr>
          <w:rFonts w:cstheme="minorHAnsi"/>
          <w:color w:val="000000" w:themeColor="text1"/>
        </w:rPr>
        <w:t>",</w:t>
      </w:r>
    </w:p>
    <w:p w14:paraId="29FEA669"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w:t>
      </w:r>
      <w:proofErr w:type="spellStart"/>
      <w:r w:rsidRPr="00D2578F">
        <w:rPr>
          <w:rFonts w:cstheme="minorHAnsi"/>
          <w:color w:val="000000" w:themeColor="text1"/>
        </w:rPr>
        <w:t>registered":true</w:t>
      </w:r>
      <w:proofErr w:type="spellEnd"/>
      <w:r w:rsidRPr="00D2578F">
        <w:rPr>
          <w:rFonts w:cstheme="minorHAnsi"/>
          <w:color w:val="000000" w:themeColor="text1"/>
        </w:rPr>
        <w:t>,</w:t>
      </w:r>
    </w:p>
    <w:p w14:paraId="2942CA0F"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"courses":["AZ-104","AZ-500","DP-200"],</w:t>
      </w:r>
    </w:p>
    <w:p w14:paraId="024E78F8"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"details" :</w:t>
      </w:r>
    </w:p>
    <w:p w14:paraId="17837B91"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lastRenderedPageBreak/>
        <w:tab/>
        <w:t>{</w:t>
      </w:r>
    </w:p>
    <w:p w14:paraId="2A28295E"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"mobile":"333-1112",</w:t>
      </w:r>
    </w:p>
    <w:p w14:paraId="61C7D4C3"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"city":"</w:t>
      </w:r>
      <w:proofErr w:type="spellStart"/>
      <w:r w:rsidRPr="00D2578F">
        <w:rPr>
          <w:rFonts w:cstheme="minorHAnsi"/>
          <w:color w:val="000000" w:themeColor="text1"/>
        </w:rPr>
        <w:t>CityB</w:t>
      </w:r>
      <w:proofErr w:type="spellEnd"/>
      <w:r w:rsidRPr="00D2578F">
        <w:rPr>
          <w:rFonts w:cstheme="minorHAnsi"/>
          <w:color w:val="000000" w:themeColor="text1"/>
        </w:rPr>
        <w:t>"</w:t>
      </w:r>
    </w:p>
    <w:p w14:paraId="4A3A1FF8" w14:textId="77777777" w:rsidR="00D2578F" w:rsidRPr="00D2578F" w:rsidRDefault="00D2578F" w:rsidP="00D2578F">
      <w:pPr>
        <w:contextualSpacing/>
        <w:jc w:val="both"/>
        <w:rPr>
          <w:rFonts w:cstheme="minorHAnsi"/>
          <w:color w:val="000000" w:themeColor="text1"/>
        </w:rPr>
      </w:pPr>
      <w:r w:rsidRPr="00D2578F">
        <w:rPr>
          <w:rFonts w:cstheme="minorHAnsi"/>
          <w:color w:val="000000" w:themeColor="text1"/>
        </w:rPr>
        <w:tab/>
        <w:t>}</w:t>
      </w:r>
    </w:p>
    <w:p w14:paraId="3C118E8D" w14:textId="32E952D9" w:rsidR="00640C53" w:rsidRPr="00CB2513" w:rsidRDefault="00D2578F" w:rsidP="00D2578F">
      <w:pPr>
        <w:contextualSpacing/>
        <w:jc w:val="both"/>
        <w:rPr>
          <w:rFonts w:cstheme="minorHAnsi"/>
          <w:color w:val="000000" w:themeColor="text1"/>
        </w:rPr>
      </w:pPr>
      <w:r w:rsidRPr="00D2578F">
        <w:rPr>
          <w:rFonts w:cstheme="minorHAnsi"/>
          <w:color w:val="000000" w:themeColor="text1"/>
        </w:rPr>
        <w:t>}]</w:t>
      </w:r>
    </w:p>
    <w:p w14:paraId="3E538C14" w14:textId="3C589BDF" w:rsidR="00A024F4" w:rsidRDefault="00A024F4" w:rsidP="00D43795">
      <w:pPr>
        <w:jc w:val="both"/>
        <w:rPr>
          <w:rFonts w:cstheme="minorHAnsi"/>
          <w:b/>
          <w:bCs/>
          <w:color w:val="000000" w:themeColor="text1"/>
        </w:rPr>
      </w:pPr>
      <w:r>
        <w:rPr>
          <w:rFonts w:cstheme="minorHAnsi"/>
          <w:b/>
          <w:bCs/>
          <w:color w:val="000000" w:themeColor="text1"/>
        </w:rPr>
        <w:t xml:space="preserve"> </w:t>
      </w:r>
    </w:p>
    <w:p w14:paraId="33F98FF3" w14:textId="5475D50D" w:rsidR="00B11C8F" w:rsidRDefault="00B11C8F" w:rsidP="00D43795">
      <w:pPr>
        <w:jc w:val="both"/>
        <w:rPr>
          <w:rFonts w:cstheme="minorHAnsi"/>
          <w:color w:val="000000" w:themeColor="text1"/>
        </w:rPr>
      </w:pPr>
      <w:r w:rsidRPr="00B11C8F">
        <w:rPr>
          <w:rFonts w:cstheme="minorHAnsi"/>
          <w:color w:val="000000" w:themeColor="text1"/>
        </w:rPr>
        <w:t xml:space="preserve">In Sink </w:t>
      </w:r>
      <w:r>
        <w:rPr>
          <w:rFonts w:cstheme="minorHAnsi"/>
          <w:color w:val="000000" w:themeColor="text1"/>
        </w:rPr>
        <w:t xml:space="preserve">dedicated </w:t>
      </w:r>
      <w:r w:rsidR="00A437C1">
        <w:rPr>
          <w:rFonts w:cstheme="minorHAnsi"/>
          <w:color w:val="000000" w:themeColor="text1"/>
        </w:rPr>
        <w:t>SQL</w:t>
      </w:r>
      <w:r>
        <w:rPr>
          <w:rFonts w:cstheme="minorHAnsi"/>
          <w:color w:val="000000" w:themeColor="text1"/>
        </w:rPr>
        <w:t xml:space="preserve"> </w:t>
      </w:r>
      <w:r w:rsidR="00A437C1">
        <w:rPr>
          <w:rFonts w:cstheme="minorHAnsi"/>
          <w:color w:val="000000" w:themeColor="text1"/>
        </w:rPr>
        <w:t>pool,</w:t>
      </w:r>
      <w:r>
        <w:rPr>
          <w:rFonts w:cstheme="minorHAnsi"/>
          <w:color w:val="000000" w:themeColor="text1"/>
        </w:rPr>
        <w:t xml:space="preserve"> we will create table like below.</w:t>
      </w:r>
    </w:p>
    <w:p w14:paraId="72278C6A" w14:textId="5B563114" w:rsidR="00B11C8F" w:rsidRDefault="00B11C8F" w:rsidP="00D43795">
      <w:pPr>
        <w:jc w:val="both"/>
        <w:rPr>
          <w:rFonts w:cstheme="minorHAnsi"/>
          <w:color w:val="000000" w:themeColor="text1"/>
        </w:rPr>
      </w:pPr>
      <w:r>
        <w:rPr>
          <w:rFonts w:cstheme="minorHAnsi"/>
          <w:color w:val="000000" w:themeColor="text1"/>
        </w:rPr>
        <w:t>CREATE TABLE [</w:t>
      </w:r>
      <w:proofErr w:type="spellStart"/>
      <w:r w:rsidR="00873953">
        <w:rPr>
          <w:rFonts w:cstheme="minorHAnsi"/>
          <w:color w:val="000000" w:themeColor="text1"/>
        </w:rPr>
        <w:t>Customercourse</w:t>
      </w:r>
      <w:proofErr w:type="spellEnd"/>
      <w:r w:rsidR="00873953">
        <w:rPr>
          <w:rFonts w:cstheme="minorHAnsi"/>
          <w:color w:val="000000" w:themeColor="text1"/>
        </w:rPr>
        <w:t>]</w:t>
      </w:r>
    </w:p>
    <w:p w14:paraId="32AE424D" w14:textId="6232454F" w:rsidR="00873953" w:rsidRDefault="00873953" w:rsidP="00D43795">
      <w:pPr>
        <w:jc w:val="both"/>
        <w:rPr>
          <w:rFonts w:cstheme="minorHAnsi"/>
          <w:color w:val="000000" w:themeColor="text1"/>
        </w:rPr>
      </w:pPr>
      <w:r>
        <w:rPr>
          <w:rFonts w:cstheme="minorHAnsi"/>
          <w:color w:val="000000" w:themeColor="text1"/>
        </w:rPr>
        <w:t>(</w:t>
      </w:r>
    </w:p>
    <w:p w14:paraId="50E182F0" w14:textId="00868351" w:rsidR="00873953" w:rsidRDefault="00873953" w:rsidP="00D43795">
      <w:pPr>
        <w:jc w:val="both"/>
        <w:rPr>
          <w:rFonts w:cstheme="minorHAnsi"/>
          <w:color w:val="000000" w:themeColor="text1"/>
        </w:rPr>
      </w:pPr>
      <w:r>
        <w:rPr>
          <w:rFonts w:cstheme="minorHAnsi"/>
          <w:color w:val="000000" w:themeColor="text1"/>
        </w:rPr>
        <w:t>[</w:t>
      </w:r>
      <w:proofErr w:type="spellStart"/>
      <w:r>
        <w:rPr>
          <w:rFonts w:cstheme="minorHAnsi"/>
          <w:color w:val="000000" w:themeColor="text1"/>
        </w:rPr>
        <w:t>CustomerID</w:t>
      </w:r>
      <w:proofErr w:type="spellEnd"/>
      <w:r>
        <w:rPr>
          <w:rFonts w:cstheme="minorHAnsi"/>
          <w:color w:val="000000" w:themeColor="text1"/>
        </w:rPr>
        <w:t>] int,</w:t>
      </w:r>
    </w:p>
    <w:p w14:paraId="158CC847" w14:textId="6BEABF4C" w:rsidR="00873953" w:rsidRDefault="00873953" w:rsidP="00D43795">
      <w:pPr>
        <w:jc w:val="both"/>
        <w:rPr>
          <w:rFonts w:cstheme="minorHAnsi"/>
          <w:color w:val="000000" w:themeColor="text1"/>
        </w:rPr>
      </w:pPr>
      <w:r>
        <w:rPr>
          <w:rFonts w:cstheme="minorHAnsi"/>
          <w:color w:val="000000" w:themeColor="text1"/>
        </w:rPr>
        <w:t>[customer Name] varchar(200),</w:t>
      </w:r>
    </w:p>
    <w:p w14:paraId="1A582A8E" w14:textId="48175E59" w:rsidR="00873953" w:rsidRDefault="00873953" w:rsidP="00D43795">
      <w:pPr>
        <w:jc w:val="both"/>
        <w:rPr>
          <w:rFonts w:cstheme="minorHAnsi"/>
          <w:color w:val="000000" w:themeColor="text1"/>
        </w:rPr>
      </w:pPr>
      <w:r>
        <w:rPr>
          <w:rFonts w:cstheme="minorHAnsi"/>
          <w:color w:val="000000" w:themeColor="text1"/>
        </w:rPr>
        <w:t>[Registered] BIT,</w:t>
      </w:r>
    </w:p>
    <w:p w14:paraId="519E3CDD" w14:textId="3FCFB4C7" w:rsidR="00873953" w:rsidRDefault="00873953" w:rsidP="00D43795">
      <w:pPr>
        <w:jc w:val="both"/>
        <w:rPr>
          <w:rFonts w:cstheme="minorHAnsi"/>
          <w:color w:val="000000" w:themeColor="text1"/>
        </w:rPr>
      </w:pPr>
      <w:r>
        <w:rPr>
          <w:rFonts w:cstheme="minorHAnsi"/>
          <w:color w:val="000000" w:themeColor="text1"/>
        </w:rPr>
        <w:t>[Courses] varchar(200),</w:t>
      </w:r>
    </w:p>
    <w:p w14:paraId="0B3B4F3D" w14:textId="3A3BDEBB" w:rsidR="00873953" w:rsidRDefault="00903AA6" w:rsidP="00D43795">
      <w:pPr>
        <w:jc w:val="both"/>
        <w:rPr>
          <w:rFonts w:cstheme="minorHAnsi"/>
          <w:color w:val="000000" w:themeColor="text1"/>
        </w:rPr>
      </w:pPr>
      <w:r>
        <w:rPr>
          <w:rFonts w:cstheme="minorHAnsi"/>
          <w:color w:val="000000" w:themeColor="text1"/>
        </w:rPr>
        <w:t>[Mobile] varchar(200),</w:t>
      </w:r>
    </w:p>
    <w:p w14:paraId="172498B1" w14:textId="094D0CD0" w:rsidR="00903AA6" w:rsidRDefault="00903AA6" w:rsidP="00D43795">
      <w:pPr>
        <w:jc w:val="both"/>
        <w:rPr>
          <w:rFonts w:cstheme="minorHAnsi"/>
          <w:color w:val="000000" w:themeColor="text1"/>
        </w:rPr>
      </w:pPr>
      <w:r>
        <w:rPr>
          <w:rFonts w:cstheme="minorHAnsi"/>
          <w:color w:val="000000" w:themeColor="text1"/>
        </w:rPr>
        <w:t>[City] varchar(200)</w:t>
      </w:r>
    </w:p>
    <w:p w14:paraId="203F02A3" w14:textId="2C54D7B2" w:rsidR="00903AA6" w:rsidRPr="00B11C8F" w:rsidRDefault="00903AA6" w:rsidP="00D43795">
      <w:pPr>
        <w:jc w:val="both"/>
        <w:rPr>
          <w:rFonts w:cstheme="minorHAnsi"/>
          <w:color w:val="000000" w:themeColor="text1"/>
        </w:rPr>
      </w:pPr>
      <w:r>
        <w:rPr>
          <w:rFonts w:cstheme="minorHAnsi"/>
          <w:color w:val="000000" w:themeColor="text1"/>
        </w:rPr>
        <w:t>)</w:t>
      </w:r>
    </w:p>
    <w:p w14:paraId="21EAC971" w14:textId="77777777" w:rsidR="00C9093B" w:rsidRPr="001D2B9E" w:rsidRDefault="00C9093B" w:rsidP="001D2B9E">
      <w:pPr>
        <w:jc w:val="both"/>
        <w:rPr>
          <w:rFonts w:cstheme="minorHAnsi"/>
          <w:color w:val="000000" w:themeColor="text1"/>
        </w:rPr>
      </w:pPr>
    </w:p>
    <w:p w14:paraId="1FB7EEF3" w14:textId="7748439D" w:rsidR="000330A6" w:rsidRDefault="0050757D"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sidRPr="001D2B9E">
        <w:rPr>
          <w:rFonts w:asciiTheme="minorHAnsi" w:hAnsiTheme="minorHAnsi" w:cstheme="minorHAnsi"/>
          <w:color w:val="000000" w:themeColor="text1"/>
          <w:sz w:val="22"/>
          <w:szCs w:val="22"/>
        </w:rPr>
        <w:t xml:space="preserve"> </w:t>
      </w:r>
      <w:r w:rsidR="008B45BA" w:rsidRPr="001D2B9E">
        <w:rPr>
          <w:rFonts w:asciiTheme="minorHAnsi" w:hAnsiTheme="minorHAnsi" w:cstheme="minorHAnsi"/>
          <w:b/>
          <w:bCs/>
          <w:color w:val="FF0000"/>
          <w:sz w:val="22"/>
          <w:szCs w:val="22"/>
        </w:rPr>
        <w:t>SELF HOSTED INTEGRATION RUN TIME:</w:t>
      </w:r>
      <w:r w:rsidR="008B45BA" w:rsidRPr="001D2B9E">
        <w:rPr>
          <w:rFonts w:asciiTheme="minorHAnsi" w:hAnsiTheme="minorHAnsi" w:cstheme="minorHAnsi"/>
          <w:color w:val="FF0000"/>
          <w:sz w:val="22"/>
          <w:szCs w:val="22"/>
        </w:rPr>
        <w:t xml:space="preserve"> </w:t>
      </w:r>
      <w:r w:rsidR="00557C93" w:rsidRPr="001D2B9E">
        <w:rPr>
          <w:rFonts w:asciiTheme="minorHAnsi" w:hAnsiTheme="minorHAnsi" w:cstheme="minorHAnsi"/>
          <w:color w:val="FF0000"/>
          <w:sz w:val="22"/>
          <w:szCs w:val="22"/>
        </w:rPr>
        <w:t xml:space="preserve">  </w:t>
      </w:r>
      <w:r w:rsidR="00557C93" w:rsidRPr="001D2B9E">
        <w:rPr>
          <w:rFonts w:asciiTheme="minorHAnsi" w:hAnsiTheme="minorHAnsi" w:cstheme="minorHAnsi"/>
          <w:color w:val="000000" w:themeColor="text1"/>
          <w:sz w:val="22"/>
          <w:szCs w:val="22"/>
        </w:rPr>
        <w:t>In the copy activity, a simple copy activity,</w:t>
      </w:r>
      <w:r w:rsidR="00AD1505"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we were using the Azure integration runtime.</w:t>
      </w:r>
      <w:r w:rsidR="00AD1505"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And that runtime would provide the</w:t>
      </w:r>
      <w:r w:rsidR="00AD1505"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 xml:space="preserve">compute </w:t>
      </w:r>
      <w:r w:rsidR="00314942" w:rsidRPr="001D2B9E">
        <w:rPr>
          <w:rFonts w:asciiTheme="minorHAnsi" w:hAnsiTheme="minorHAnsi" w:cstheme="minorHAnsi"/>
          <w:color w:val="000000" w:themeColor="text1"/>
          <w:sz w:val="22"/>
          <w:szCs w:val="22"/>
        </w:rPr>
        <w:t>infrastructure let’s</w:t>
      </w:r>
      <w:r w:rsidR="00557C93" w:rsidRPr="00557C93">
        <w:rPr>
          <w:rFonts w:asciiTheme="minorHAnsi" w:hAnsiTheme="minorHAnsi" w:cstheme="minorHAnsi"/>
          <w:color w:val="000000" w:themeColor="text1"/>
          <w:sz w:val="22"/>
          <w:szCs w:val="22"/>
        </w:rPr>
        <w:t xml:space="preserve"> say, transferring data from Azure Data Lake</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onto tables in Azure Synapse</w:t>
      </w:r>
      <w:r w:rsidR="00F533BB" w:rsidRPr="00F533BB">
        <w:rPr>
          <w:rFonts w:asciiTheme="minorHAnsi" w:hAnsiTheme="minorHAnsi" w:cstheme="minorHAnsi"/>
          <w:color w:val="000000" w:themeColor="text1"/>
          <w:sz w:val="22"/>
          <w:szCs w:val="22"/>
        </w:rPr>
        <w:sym w:font="Wingdings" w:char="F0E0"/>
      </w:r>
      <w:r w:rsidR="00F533BB">
        <w:rPr>
          <w:rFonts w:asciiTheme="minorHAnsi" w:hAnsiTheme="minorHAnsi" w:cstheme="minorHAnsi"/>
          <w:color w:val="000000" w:themeColor="text1"/>
          <w:sz w:val="22"/>
          <w:szCs w:val="22"/>
        </w:rPr>
        <w:t xml:space="preserve"> Azure Integration run </w:t>
      </w:r>
      <w:r w:rsidR="00FA442C">
        <w:rPr>
          <w:rFonts w:asciiTheme="minorHAnsi" w:hAnsiTheme="minorHAnsi" w:cstheme="minorHAnsi"/>
          <w:color w:val="000000" w:themeColor="text1"/>
          <w:sz w:val="22"/>
          <w:szCs w:val="22"/>
        </w:rPr>
        <w:t>time.</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 xml:space="preserve">But </w:t>
      </w:r>
      <w:r w:rsidR="007A088D">
        <w:rPr>
          <w:rFonts w:asciiTheme="minorHAnsi" w:hAnsiTheme="minorHAnsi" w:cstheme="minorHAnsi"/>
          <w:color w:val="000000" w:themeColor="text1"/>
          <w:sz w:val="22"/>
          <w:szCs w:val="22"/>
        </w:rPr>
        <w:t>we</w:t>
      </w:r>
      <w:r w:rsidR="00557C93" w:rsidRPr="00557C93">
        <w:rPr>
          <w:rFonts w:asciiTheme="minorHAnsi" w:hAnsiTheme="minorHAnsi" w:cstheme="minorHAnsi"/>
          <w:color w:val="000000" w:themeColor="text1"/>
          <w:sz w:val="22"/>
          <w:szCs w:val="22"/>
        </w:rPr>
        <w:t xml:space="preserve"> might be having data that could be hosted</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on a machine</w:t>
      </w:r>
      <w:r w:rsidR="007A088D">
        <w:rPr>
          <w:rFonts w:asciiTheme="minorHAnsi" w:hAnsiTheme="minorHAnsi" w:cstheme="minorHAnsi"/>
          <w:color w:val="000000" w:themeColor="text1"/>
          <w:sz w:val="22"/>
          <w:szCs w:val="22"/>
        </w:rPr>
        <w:t xml:space="preserve">. </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When, let's say, that you have data</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that's being hosted on a virtual machine,</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 xml:space="preserve">this machine could be in your </w:t>
      </w:r>
      <w:r w:rsidR="00314942" w:rsidRPr="001D2B9E">
        <w:rPr>
          <w:rFonts w:asciiTheme="minorHAnsi" w:hAnsiTheme="minorHAnsi" w:cstheme="minorHAnsi"/>
          <w:color w:val="000000" w:themeColor="text1"/>
          <w:sz w:val="22"/>
          <w:szCs w:val="22"/>
        </w:rPr>
        <w:t>on-premises</w:t>
      </w:r>
      <w:r w:rsidR="00557C93" w:rsidRPr="00557C93">
        <w:rPr>
          <w:rFonts w:asciiTheme="minorHAnsi" w:hAnsiTheme="minorHAnsi" w:cstheme="minorHAnsi"/>
          <w:color w:val="000000" w:themeColor="text1"/>
          <w:sz w:val="22"/>
          <w:szCs w:val="22"/>
        </w:rPr>
        <w:t xml:space="preserve"> infrastructure.</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It could be on another cloud platform.</w:t>
      </w:r>
      <w:r w:rsidR="00314942"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Maybe you might want to transfer data files</w:t>
      </w:r>
      <w:r w:rsidR="002155BD"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or even data in a SQL database hosted on that machine</w:t>
      </w:r>
      <w:r w:rsidR="002155BD"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while the use of Azure Data Factory on, let's say, tables</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in the Azure Synapse service.</w:t>
      </w:r>
      <w:r w:rsidR="001D2B9E" w:rsidRPr="001D2B9E">
        <w:rPr>
          <w:rFonts w:asciiTheme="minorHAnsi" w:hAnsiTheme="minorHAnsi" w:cstheme="minorHAnsi"/>
          <w:color w:val="000000" w:themeColor="text1"/>
          <w:sz w:val="22"/>
          <w:szCs w:val="22"/>
        </w:rPr>
        <w:t xml:space="preserve"> </w:t>
      </w:r>
    </w:p>
    <w:p w14:paraId="2821F578" w14:textId="16842C51" w:rsidR="00557C93" w:rsidRDefault="000330A6"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 have a data that could be hosted on a</w:t>
      </w:r>
      <w:r w:rsidR="00340031">
        <w:rPr>
          <w:rFonts w:asciiTheme="minorHAnsi" w:hAnsiTheme="minorHAnsi" w:cstheme="minorHAnsi"/>
          <w:color w:val="000000" w:themeColor="text1"/>
          <w:sz w:val="22"/>
          <w:szCs w:val="22"/>
        </w:rPr>
        <w:t xml:space="preserve"> machine </w:t>
      </w:r>
      <w:r w:rsidR="00FA442C" w:rsidRPr="00557C93">
        <w:rPr>
          <w:rFonts w:asciiTheme="minorHAnsi" w:hAnsiTheme="minorHAnsi" w:cstheme="minorHAnsi"/>
          <w:color w:val="000000" w:themeColor="text1"/>
          <w:sz w:val="22"/>
          <w:szCs w:val="22"/>
        </w:rPr>
        <w:t>for</w:t>
      </w:r>
      <w:r w:rsidR="00557C93" w:rsidRPr="00557C93">
        <w:rPr>
          <w:rFonts w:asciiTheme="minorHAnsi" w:hAnsiTheme="minorHAnsi" w:cstheme="minorHAnsi"/>
          <w:color w:val="000000" w:themeColor="text1"/>
          <w:sz w:val="22"/>
          <w:szCs w:val="22"/>
        </w:rPr>
        <w:t xml:space="preserve"> this, you first need to register this machine</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with Azure Data Factory by installing something</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known as the self-hosted integration runtime.</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if you have data</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in your own server,</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instead of hosting it on an Azure based service,</w:t>
      </w:r>
      <w:r w:rsidR="001D2B9E" w:rsidRPr="001D2B9E">
        <w:rPr>
          <w:rFonts w:asciiTheme="minorHAnsi" w:hAnsiTheme="minorHAnsi" w:cstheme="minorHAnsi"/>
          <w:color w:val="000000" w:themeColor="text1"/>
          <w:sz w:val="22"/>
          <w:szCs w:val="22"/>
        </w:rPr>
        <w:t xml:space="preserve"> </w:t>
      </w:r>
      <w:r w:rsidR="00557C93" w:rsidRPr="00557C93">
        <w:rPr>
          <w:rFonts w:asciiTheme="minorHAnsi" w:hAnsiTheme="minorHAnsi" w:cstheme="minorHAnsi"/>
          <w:color w:val="000000" w:themeColor="text1"/>
          <w:sz w:val="22"/>
          <w:szCs w:val="22"/>
        </w:rPr>
        <w:t>you're to make use of the self-hosted integration runtime.</w:t>
      </w:r>
    </w:p>
    <w:p w14:paraId="64F65CDD" w14:textId="77777777" w:rsidR="00F668BE" w:rsidRDefault="00F668BE"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p>
    <w:p w14:paraId="1A4AC1A7" w14:textId="0CD7A2EB" w:rsidR="00F668BE" w:rsidRPr="00FA442C" w:rsidRDefault="00581A06" w:rsidP="001D2B9E">
      <w:pPr>
        <w:pStyle w:val="transcript--underline-cue--3osdw"/>
        <w:spacing w:before="0" w:beforeAutospacing="0" w:after="0" w:afterAutospacing="0"/>
        <w:jc w:val="both"/>
        <w:rPr>
          <w:rFonts w:asciiTheme="minorHAnsi" w:hAnsiTheme="minorHAnsi" w:cstheme="minorHAnsi"/>
          <w:b/>
          <w:bCs/>
          <w:color w:val="FF0000"/>
          <w:sz w:val="22"/>
          <w:szCs w:val="22"/>
        </w:rPr>
      </w:pPr>
      <w:r w:rsidRPr="00FA442C">
        <w:rPr>
          <w:rFonts w:asciiTheme="minorHAnsi" w:hAnsiTheme="minorHAnsi" w:cstheme="minorHAnsi"/>
          <w:b/>
          <w:bCs/>
          <w:color w:val="FF0000"/>
          <w:sz w:val="22"/>
          <w:szCs w:val="22"/>
        </w:rPr>
        <w:t xml:space="preserve">SELF HOSTED INTEGRATION RUN TIME-BUILDING </w:t>
      </w:r>
      <w:proofErr w:type="gramStart"/>
      <w:r w:rsidR="00FA442C">
        <w:rPr>
          <w:rFonts w:asciiTheme="minorHAnsi" w:hAnsiTheme="minorHAnsi" w:cstheme="minorHAnsi"/>
          <w:b/>
          <w:bCs/>
          <w:color w:val="FF0000"/>
          <w:sz w:val="22"/>
          <w:szCs w:val="22"/>
        </w:rPr>
        <w:t>a</w:t>
      </w:r>
      <w:r w:rsidR="00FA442C" w:rsidRPr="00FA442C">
        <w:rPr>
          <w:rFonts w:asciiTheme="minorHAnsi" w:hAnsiTheme="minorHAnsi" w:cstheme="minorHAnsi"/>
          <w:b/>
          <w:bCs/>
          <w:color w:val="FF0000"/>
          <w:sz w:val="22"/>
          <w:szCs w:val="22"/>
        </w:rPr>
        <w:t>n</w:t>
      </w:r>
      <w:proofErr w:type="gramEnd"/>
      <w:r w:rsidRPr="00FA442C">
        <w:rPr>
          <w:rFonts w:asciiTheme="minorHAnsi" w:hAnsiTheme="minorHAnsi" w:cstheme="minorHAnsi"/>
          <w:b/>
          <w:bCs/>
          <w:color w:val="FF0000"/>
          <w:sz w:val="22"/>
          <w:szCs w:val="22"/>
        </w:rPr>
        <w:t xml:space="preserve"> M</w:t>
      </w:r>
      <w:r w:rsidR="00FA442C" w:rsidRPr="00FA442C">
        <w:rPr>
          <w:rFonts w:asciiTheme="minorHAnsi" w:hAnsiTheme="minorHAnsi" w:cstheme="minorHAnsi"/>
          <w:b/>
          <w:bCs/>
          <w:color w:val="FF0000"/>
          <w:sz w:val="22"/>
          <w:szCs w:val="22"/>
        </w:rPr>
        <w:t>A</w:t>
      </w:r>
      <w:r w:rsidRPr="00FA442C">
        <w:rPr>
          <w:rFonts w:asciiTheme="minorHAnsi" w:hAnsiTheme="minorHAnsi" w:cstheme="minorHAnsi"/>
          <w:b/>
          <w:bCs/>
          <w:color w:val="FF0000"/>
          <w:sz w:val="22"/>
          <w:szCs w:val="22"/>
        </w:rPr>
        <w:t>CHINE:</w:t>
      </w:r>
    </w:p>
    <w:p w14:paraId="54038D92" w14:textId="79BA83F2" w:rsidR="00581A06" w:rsidRDefault="00C84305"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If we have files hosted on a machine</w:t>
      </w:r>
      <w:r w:rsidR="003A56CF">
        <w:rPr>
          <w:rFonts w:asciiTheme="minorHAnsi" w:hAnsiTheme="minorHAnsi" w:cstheme="minorHAnsi"/>
          <w:color w:val="000000" w:themeColor="text1"/>
          <w:sz w:val="22"/>
          <w:szCs w:val="22"/>
        </w:rPr>
        <w:t xml:space="preserve">. To pick up that files as they are from </w:t>
      </w:r>
      <w:r w:rsidR="00FA442C">
        <w:rPr>
          <w:rFonts w:asciiTheme="minorHAnsi" w:hAnsiTheme="minorHAnsi" w:cstheme="minorHAnsi"/>
          <w:color w:val="000000" w:themeColor="text1"/>
          <w:sz w:val="22"/>
          <w:szCs w:val="22"/>
        </w:rPr>
        <w:t>machine,</w:t>
      </w:r>
      <w:r w:rsidR="003A56CF">
        <w:rPr>
          <w:rFonts w:asciiTheme="minorHAnsi" w:hAnsiTheme="minorHAnsi" w:cstheme="minorHAnsi"/>
          <w:color w:val="000000" w:themeColor="text1"/>
          <w:sz w:val="22"/>
          <w:szCs w:val="22"/>
        </w:rPr>
        <w:t xml:space="preserve"> </w:t>
      </w:r>
      <w:r w:rsidR="00670642">
        <w:rPr>
          <w:rFonts w:asciiTheme="minorHAnsi" w:hAnsiTheme="minorHAnsi" w:cstheme="minorHAnsi"/>
          <w:color w:val="000000" w:themeColor="text1"/>
          <w:sz w:val="22"/>
          <w:szCs w:val="22"/>
        </w:rPr>
        <w:t>we need to use self-hosted integration run time.</w:t>
      </w:r>
    </w:p>
    <w:p w14:paraId="2AA89C77" w14:textId="77777777" w:rsidR="009024A9" w:rsidRDefault="009024A9"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p>
    <w:p w14:paraId="5E1171FD" w14:textId="2CCD043A" w:rsidR="009024A9" w:rsidRDefault="00040BC9"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First,</w:t>
      </w:r>
      <w:r w:rsidR="009024A9">
        <w:rPr>
          <w:rFonts w:asciiTheme="minorHAnsi" w:hAnsiTheme="minorHAnsi" w:cstheme="minorHAnsi"/>
          <w:color w:val="000000" w:themeColor="text1"/>
          <w:sz w:val="22"/>
          <w:szCs w:val="22"/>
        </w:rPr>
        <w:t xml:space="preserve"> we need to create a virtual machine. </w:t>
      </w:r>
      <w:r w:rsidR="006631BE">
        <w:rPr>
          <w:rFonts w:asciiTheme="minorHAnsi" w:hAnsiTheme="minorHAnsi" w:cstheme="minorHAnsi"/>
          <w:color w:val="000000" w:themeColor="text1"/>
          <w:sz w:val="22"/>
          <w:szCs w:val="22"/>
        </w:rPr>
        <w:t xml:space="preserve">Home </w:t>
      </w:r>
      <w:r w:rsidR="006631BE" w:rsidRPr="006631BE">
        <w:rPr>
          <w:rFonts w:asciiTheme="minorHAnsi" w:hAnsiTheme="minorHAnsi" w:cstheme="minorHAnsi"/>
          <w:color w:val="000000" w:themeColor="text1"/>
          <w:sz w:val="22"/>
          <w:szCs w:val="22"/>
        </w:rPr>
        <w:sym w:font="Wingdings" w:char="F0E0"/>
      </w:r>
      <w:r w:rsidR="006631BE">
        <w:rPr>
          <w:rFonts w:asciiTheme="minorHAnsi" w:hAnsiTheme="minorHAnsi" w:cstheme="minorHAnsi"/>
          <w:color w:val="000000" w:themeColor="text1"/>
          <w:sz w:val="22"/>
          <w:szCs w:val="22"/>
        </w:rPr>
        <w:t xml:space="preserve"> Virtual machine </w:t>
      </w:r>
      <w:r w:rsidR="006631BE" w:rsidRPr="006631BE">
        <w:rPr>
          <w:rFonts w:asciiTheme="minorHAnsi" w:hAnsiTheme="minorHAnsi" w:cstheme="minorHAnsi"/>
          <w:color w:val="000000" w:themeColor="text1"/>
          <w:sz w:val="22"/>
          <w:szCs w:val="22"/>
        </w:rPr>
        <w:sym w:font="Wingdings" w:char="F0E0"/>
      </w:r>
      <w:r w:rsidR="006631BE">
        <w:rPr>
          <w:rFonts w:asciiTheme="minorHAnsi" w:hAnsiTheme="minorHAnsi" w:cstheme="minorHAnsi"/>
          <w:color w:val="000000" w:themeColor="text1"/>
          <w:sz w:val="22"/>
          <w:szCs w:val="22"/>
        </w:rPr>
        <w:t xml:space="preserve"> click on + </w:t>
      </w:r>
      <w:r w:rsidR="006631BE" w:rsidRPr="006631BE">
        <w:rPr>
          <w:rFonts w:asciiTheme="minorHAnsi" w:hAnsiTheme="minorHAnsi" w:cstheme="minorHAnsi"/>
          <w:color w:val="000000" w:themeColor="text1"/>
          <w:sz w:val="22"/>
          <w:szCs w:val="22"/>
        </w:rPr>
        <w:sym w:font="Wingdings" w:char="F0E0"/>
      </w:r>
      <w:r w:rsidR="006631BE">
        <w:rPr>
          <w:rFonts w:asciiTheme="minorHAnsi" w:hAnsiTheme="minorHAnsi" w:cstheme="minorHAnsi"/>
          <w:color w:val="000000" w:themeColor="text1"/>
          <w:sz w:val="22"/>
          <w:szCs w:val="22"/>
        </w:rPr>
        <w:t xml:space="preserve"> Create Azure Virtual </w:t>
      </w:r>
      <w:r>
        <w:rPr>
          <w:rFonts w:asciiTheme="minorHAnsi" w:hAnsiTheme="minorHAnsi" w:cstheme="minorHAnsi"/>
          <w:color w:val="000000" w:themeColor="text1"/>
          <w:sz w:val="22"/>
          <w:szCs w:val="22"/>
        </w:rPr>
        <w:t>machine.</w:t>
      </w:r>
      <w:r w:rsidR="00EA68A8">
        <w:rPr>
          <w:rFonts w:asciiTheme="minorHAnsi" w:hAnsiTheme="minorHAnsi" w:cstheme="minorHAnsi"/>
          <w:color w:val="000000" w:themeColor="text1"/>
          <w:sz w:val="22"/>
          <w:szCs w:val="22"/>
        </w:rPr>
        <w:t xml:space="preserve"> This service allows us to host machines on the cloud. </w:t>
      </w:r>
    </w:p>
    <w:p w14:paraId="1B1E5840" w14:textId="4E56A9BB" w:rsidR="00603E3A" w:rsidRDefault="00603E3A"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After virtual machine is created, </w:t>
      </w:r>
      <w:r w:rsidR="00311CE6">
        <w:rPr>
          <w:rFonts w:asciiTheme="minorHAnsi" w:hAnsiTheme="minorHAnsi" w:cstheme="minorHAnsi"/>
          <w:color w:val="000000" w:themeColor="text1"/>
          <w:sz w:val="22"/>
          <w:szCs w:val="22"/>
        </w:rPr>
        <w:t xml:space="preserve">click on </w:t>
      </w:r>
      <w:r w:rsidR="00FA442C">
        <w:rPr>
          <w:rFonts w:asciiTheme="minorHAnsi" w:hAnsiTheme="minorHAnsi" w:cstheme="minorHAnsi"/>
          <w:color w:val="000000" w:themeColor="text1"/>
          <w:sz w:val="22"/>
          <w:szCs w:val="22"/>
        </w:rPr>
        <w:t>connect,</w:t>
      </w:r>
      <w:r w:rsidR="00311CE6">
        <w:rPr>
          <w:rFonts w:asciiTheme="minorHAnsi" w:hAnsiTheme="minorHAnsi" w:cstheme="minorHAnsi"/>
          <w:color w:val="000000" w:themeColor="text1"/>
          <w:sz w:val="22"/>
          <w:szCs w:val="22"/>
        </w:rPr>
        <w:t xml:space="preserve"> </w:t>
      </w:r>
      <w:r w:rsidR="00985986">
        <w:rPr>
          <w:rFonts w:asciiTheme="minorHAnsi" w:hAnsiTheme="minorHAnsi" w:cstheme="minorHAnsi"/>
          <w:color w:val="000000" w:themeColor="text1"/>
          <w:sz w:val="22"/>
          <w:szCs w:val="22"/>
        </w:rPr>
        <w:t>choose RDP, download RDP file.</w:t>
      </w:r>
      <w:r w:rsidR="00845BE0">
        <w:rPr>
          <w:rFonts w:asciiTheme="minorHAnsi" w:hAnsiTheme="minorHAnsi" w:cstheme="minorHAnsi"/>
          <w:color w:val="000000" w:themeColor="text1"/>
          <w:sz w:val="22"/>
          <w:szCs w:val="22"/>
        </w:rPr>
        <w:t xml:space="preserve"> </w:t>
      </w:r>
    </w:p>
    <w:p w14:paraId="02F71488" w14:textId="7384DA55" w:rsidR="00845BE0" w:rsidRDefault="00845BE0"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Open downloaded RDP file, enter credentials of </w:t>
      </w:r>
      <w:r w:rsidR="00FA442C">
        <w:rPr>
          <w:rFonts w:asciiTheme="minorHAnsi" w:hAnsiTheme="minorHAnsi" w:cstheme="minorHAnsi"/>
          <w:color w:val="000000" w:themeColor="text1"/>
          <w:sz w:val="22"/>
          <w:szCs w:val="22"/>
        </w:rPr>
        <w:t>username</w:t>
      </w:r>
      <w:r>
        <w:rPr>
          <w:rFonts w:asciiTheme="minorHAnsi" w:hAnsiTheme="minorHAnsi" w:cstheme="minorHAnsi"/>
          <w:color w:val="000000" w:themeColor="text1"/>
          <w:sz w:val="22"/>
          <w:szCs w:val="22"/>
        </w:rPr>
        <w:t xml:space="preserve"> and password (we gave this during creation of VM)</w:t>
      </w:r>
      <w:r w:rsidR="002E1656">
        <w:rPr>
          <w:rFonts w:asciiTheme="minorHAnsi" w:hAnsiTheme="minorHAnsi" w:cstheme="minorHAnsi"/>
          <w:color w:val="000000" w:themeColor="text1"/>
          <w:sz w:val="22"/>
          <w:szCs w:val="22"/>
        </w:rPr>
        <w:t xml:space="preserve">, click on yes and </w:t>
      </w:r>
    </w:p>
    <w:p w14:paraId="2FA83931" w14:textId="5E28B9BF" w:rsidR="002E1656" w:rsidRDefault="002E1656"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lastRenderedPageBreak/>
        <w:t>Now we will be connecting on to windows server</w:t>
      </w:r>
      <w:r w:rsidR="008578AE">
        <w:rPr>
          <w:rFonts w:asciiTheme="minorHAnsi" w:hAnsiTheme="minorHAnsi" w:cstheme="minorHAnsi"/>
          <w:color w:val="000000" w:themeColor="text1"/>
          <w:sz w:val="22"/>
          <w:szCs w:val="22"/>
        </w:rPr>
        <w:t xml:space="preserve">. We will install </w:t>
      </w:r>
      <w:r w:rsidR="00421770">
        <w:rPr>
          <w:rFonts w:asciiTheme="minorHAnsi" w:hAnsiTheme="minorHAnsi" w:cstheme="minorHAnsi"/>
          <w:color w:val="000000" w:themeColor="text1"/>
          <w:sz w:val="22"/>
          <w:szCs w:val="22"/>
        </w:rPr>
        <w:t xml:space="preserve">nginx web server on this </w:t>
      </w:r>
      <w:r w:rsidR="00C14D52">
        <w:rPr>
          <w:rFonts w:asciiTheme="minorHAnsi" w:hAnsiTheme="minorHAnsi" w:cstheme="minorHAnsi"/>
          <w:color w:val="000000" w:themeColor="text1"/>
          <w:sz w:val="22"/>
          <w:szCs w:val="22"/>
        </w:rPr>
        <w:t>machine.</w:t>
      </w:r>
      <w:r w:rsidR="002B6C26">
        <w:rPr>
          <w:rFonts w:asciiTheme="minorHAnsi" w:hAnsiTheme="minorHAnsi" w:cstheme="minorHAnsi"/>
          <w:color w:val="000000" w:themeColor="text1"/>
          <w:sz w:val="22"/>
          <w:szCs w:val="22"/>
        </w:rPr>
        <w:t xml:space="preserve"> In terms of taking data from our machine and processing it in Azure Data </w:t>
      </w:r>
      <w:r w:rsidR="00803203">
        <w:rPr>
          <w:rFonts w:asciiTheme="minorHAnsi" w:hAnsiTheme="minorHAnsi" w:cstheme="minorHAnsi"/>
          <w:color w:val="000000" w:themeColor="text1"/>
          <w:sz w:val="22"/>
          <w:szCs w:val="22"/>
        </w:rPr>
        <w:t>Factory,</w:t>
      </w:r>
      <w:r w:rsidR="00F17434">
        <w:rPr>
          <w:rFonts w:asciiTheme="minorHAnsi" w:hAnsiTheme="minorHAnsi" w:cstheme="minorHAnsi"/>
          <w:color w:val="000000" w:themeColor="text1"/>
          <w:sz w:val="22"/>
          <w:szCs w:val="22"/>
        </w:rPr>
        <w:t xml:space="preserve"> we </w:t>
      </w:r>
      <w:r w:rsidR="00C14D52">
        <w:rPr>
          <w:rFonts w:asciiTheme="minorHAnsi" w:hAnsiTheme="minorHAnsi" w:cstheme="minorHAnsi"/>
          <w:color w:val="000000" w:themeColor="text1"/>
          <w:sz w:val="22"/>
          <w:szCs w:val="22"/>
        </w:rPr>
        <w:t>want to</w:t>
      </w:r>
      <w:r w:rsidR="00F17434">
        <w:rPr>
          <w:rFonts w:asciiTheme="minorHAnsi" w:hAnsiTheme="minorHAnsi" w:cstheme="minorHAnsi"/>
          <w:color w:val="000000" w:themeColor="text1"/>
          <w:sz w:val="22"/>
          <w:szCs w:val="22"/>
        </w:rPr>
        <w:t xml:space="preserve"> generate some log base bars </w:t>
      </w:r>
      <w:r w:rsidR="007F11CF">
        <w:rPr>
          <w:rFonts w:asciiTheme="minorHAnsi" w:hAnsiTheme="minorHAnsi" w:cstheme="minorHAnsi"/>
          <w:color w:val="000000" w:themeColor="text1"/>
          <w:sz w:val="22"/>
          <w:szCs w:val="22"/>
        </w:rPr>
        <w:t xml:space="preserve">from web server and hence I </w:t>
      </w:r>
      <w:r w:rsidR="00C14D52">
        <w:rPr>
          <w:rFonts w:asciiTheme="minorHAnsi" w:hAnsiTheme="minorHAnsi" w:cstheme="minorHAnsi"/>
          <w:color w:val="000000" w:themeColor="text1"/>
          <w:sz w:val="22"/>
          <w:szCs w:val="22"/>
        </w:rPr>
        <w:t>want to</w:t>
      </w:r>
      <w:r w:rsidR="007F11CF">
        <w:rPr>
          <w:rFonts w:asciiTheme="minorHAnsi" w:hAnsiTheme="minorHAnsi" w:cstheme="minorHAnsi"/>
          <w:color w:val="000000" w:themeColor="text1"/>
          <w:sz w:val="22"/>
          <w:szCs w:val="22"/>
        </w:rPr>
        <w:t xml:space="preserve"> install nginx web server.</w:t>
      </w:r>
    </w:p>
    <w:p w14:paraId="2AF7A736" w14:textId="4261A3BD" w:rsidR="00803203" w:rsidRDefault="00803203"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In Server Manager </w:t>
      </w:r>
      <w:r w:rsidRPr="00803203">
        <w:rPr>
          <w:rFonts w:asciiTheme="minorHAnsi" w:hAnsiTheme="minorHAnsi" w:cstheme="minorHAnsi"/>
          <w:color w:val="000000" w:themeColor="text1"/>
          <w:sz w:val="22"/>
          <w:szCs w:val="22"/>
        </w:rPr>
        <w:sym w:font="Wingdings" w:char="F0E0"/>
      </w:r>
      <w:r>
        <w:rPr>
          <w:rFonts w:asciiTheme="minorHAnsi" w:hAnsiTheme="minorHAnsi" w:cstheme="minorHAnsi"/>
          <w:color w:val="000000" w:themeColor="text1"/>
          <w:sz w:val="22"/>
          <w:szCs w:val="22"/>
        </w:rPr>
        <w:t xml:space="preserve"> go to Local Server </w:t>
      </w:r>
      <w:r w:rsidRPr="00803203">
        <w:rPr>
          <w:rFonts w:asciiTheme="minorHAnsi" w:hAnsiTheme="minorHAnsi" w:cstheme="minorHAnsi"/>
          <w:color w:val="000000" w:themeColor="text1"/>
          <w:sz w:val="22"/>
          <w:szCs w:val="22"/>
        </w:rPr>
        <w:sym w:font="Wingdings" w:char="F0E0"/>
      </w:r>
      <w:r>
        <w:rPr>
          <w:rFonts w:asciiTheme="minorHAnsi" w:hAnsiTheme="minorHAnsi" w:cstheme="minorHAnsi"/>
          <w:color w:val="000000" w:themeColor="text1"/>
          <w:sz w:val="22"/>
          <w:szCs w:val="22"/>
        </w:rPr>
        <w:t xml:space="preserve"> </w:t>
      </w:r>
      <w:r w:rsidR="00F936D7">
        <w:rPr>
          <w:rFonts w:asciiTheme="minorHAnsi" w:hAnsiTheme="minorHAnsi" w:cstheme="minorHAnsi"/>
          <w:color w:val="000000" w:themeColor="text1"/>
          <w:sz w:val="22"/>
          <w:szCs w:val="22"/>
        </w:rPr>
        <w:t xml:space="preserve">GO to IE enhanced security configuration </w:t>
      </w:r>
      <w:r w:rsidR="00F936D7" w:rsidRPr="00F936D7">
        <w:rPr>
          <w:rFonts w:asciiTheme="minorHAnsi" w:hAnsiTheme="minorHAnsi" w:cstheme="minorHAnsi"/>
          <w:color w:val="000000" w:themeColor="text1"/>
          <w:sz w:val="22"/>
          <w:szCs w:val="22"/>
        </w:rPr>
        <w:sym w:font="Wingdings" w:char="F0E0"/>
      </w:r>
      <w:r w:rsidR="00F936D7">
        <w:rPr>
          <w:rFonts w:asciiTheme="minorHAnsi" w:hAnsiTheme="minorHAnsi" w:cstheme="minorHAnsi"/>
          <w:color w:val="000000" w:themeColor="text1"/>
          <w:sz w:val="22"/>
          <w:szCs w:val="22"/>
        </w:rPr>
        <w:t xml:space="preserve"> click off there.</w:t>
      </w:r>
    </w:p>
    <w:p w14:paraId="0F91BB6E" w14:textId="5D6A988A" w:rsidR="00671C7A" w:rsidRDefault="00671C7A"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Now install nginx server.</w:t>
      </w:r>
    </w:p>
    <w:p w14:paraId="66A65ED9" w14:textId="77777777" w:rsidR="00671C7A" w:rsidRDefault="00671C7A"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p>
    <w:p w14:paraId="1C8FB513" w14:textId="049A70DC" w:rsidR="005028A5" w:rsidRDefault="005028A5"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Now we need to copy files from Virtual machine from server to </w:t>
      </w:r>
      <w:r w:rsidR="009E63FC">
        <w:rPr>
          <w:rFonts w:asciiTheme="minorHAnsi" w:hAnsiTheme="minorHAnsi" w:cstheme="minorHAnsi"/>
          <w:color w:val="000000" w:themeColor="text1"/>
          <w:sz w:val="22"/>
          <w:szCs w:val="22"/>
        </w:rPr>
        <w:t xml:space="preserve">Azure data factory, that we can do only by installing </w:t>
      </w:r>
      <w:r w:rsidR="00E34E06">
        <w:rPr>
          <w:rFonts w:asciiTheme="minorHAnsi" w:hAnsiTheme="minorHAnsi" w:cstheme="minorHAnsi"/>
          <w:color w:val="000000" w:themeColor="text1"/>
          <w:sz w:val="22"/>
          <w:szCs w:val="22"/>
        </w:rPr>
        <w:t>self-hosted</w:t>
      </w:r>
      <w:r w:rsidR="009E63FC">
        <w:rPr>
          <w:rFonts w:asciiTheme="minorHAnsi" w:hAnsiTheme="minorHAnsi" w:cstheme="minorHAnsi"/>
          <w:color w:val="000000" w:themeColor="text1"/>
          <w:sz w:val="22"/>
          <w:szCs w:val="22"/>
        </w:rPr>
        <w:t xml:space="preserve"> integration run time.</w:t>
      </w:r>
    </w:p>
    <w:p w14:paraId="3BE3F042" w14:textId="275EB8E9" w:rsidR="006F39B9" w:rsidRDefault="006F39B9" w:rsidP="001D2B9E">
      <w:pPr>
        <w:pStyle w:val="transcript--underline-cue--3osdw"/>
        <w:spacing w:before="0" w:beforeAutospacing="0" w:after="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Go to Manage</w:t>
      </w:r>
      <w:r w:rsidRPr="006F39B9">
        <w:rPr>
          <w:rFonts w:asciiTheme="minorHAnsi" w:hAnsiTheme="minorHAnsi" w:cstheme="minorHAnsi"/>
          <w:color w:val="000000" w:themeColor="text1"/>
          <w:sz w:val="22"/>
          <w:szCs w:val="22"/>
        </w:rPr>
        <w:sym w:font="Wingdings" w:char="F0E0"/>
      </w:r>
      <w:r>
        <w:rPr>
          <w:rFonts w:asciiTheme="minorHAnsi" w:hAnsiTheme="minorHAnsi" w:cstheme="minorHAnsi"/>
          <w:color w:val="000000" w:themeColor="text1"/>
          <w:sz w:val="22"/>
          <w:szCs w:val="22"/>
        </w:rPr>
        <w:t xml:space="preserve"> Integration Runtimes </w:t>
      </w:r>
      <w:r w:rsidRPr="006F39B9">
        <w:rPr>
          <w:rFonts w:asciiTheme="minorHAnsi" w:hAnsiTheme="minorHAnsi" w:cstheme="minorHAnsi"/>
          <w:color w:val="000000" w:themeColor="text1"/>
          <w:sz w:val="22"/>
          <w:szCs w:val="22"/>
        </w:rPr>
        <w:sym w:font="Wingdings" w:char="F0E0"/>
      </w:r>
      <w:r>
        <w:rPr>
          <w:rFonts w:asciiTheme="minorHAnsi" w:hAnsiTheme="minorHAnsi" w:cstheme="minorHAnsi"/>
          <w:color w:val="000000" w:themeColor="text1"/>
          <w:sz w:val="22"/>
          <w:szCs w:val="22"/>
        </w:rPr>
        <w:t xml:space="preserve">  click on + </w:t>
      </w:r>
      <w:r w:rsidR="00645410" w:rsidRPr="00645410">
        <w:rPr>
          <w:rFonts w:asciiTheme="minorHAnsi" w:hAnsiTheme="minorHAnsi" w:cstheme="minorHAnsi"/>
          <w:color w:val="000000" w:themeColor="text1"/>
          <w:sz w:val="22"/>
          <w:szCs w:val="22"/>
        </w:rPr>
        <w:sym w:font="Wingdings" w:char="F0E0"/>
      </w:r>
      <w:r w:rsidR="00645410">
        <w:rPr>
          <w:rFonts w:asciiTheme="minorHAnsi" w:hAnsiTheme="minorHAnsi" w:cstheme="minorHAnsi"/>
          <w:color w:val="000000" w:themeColor="text1"/>
          <w:sz w:val="22"/>
          <w:szCs w:val="22"/>
        </w:rPr>
        <w:t xml:space="preserve"> select Azure self-hosted</w:t>
      </w:r>
    </w:p>
    <w:p w14:paraId="51C59540" w14:textId="77777777" w:rsidR="001D2B9E" w:rsidRDefault="001D2B9E" w:rsidP="001D2B9E">
      <w:pPr>
        <w:pStyle w:val="transcript--underline-cue--3osdw"/>
        <w:pBdr>
          <w:bottom w:val="single" w:sz="6" w:space="1" w:color="auto"/>
        </w:pBdr>
        <w:spacing w:before="0" w:beforeAutospacing="0" w:after="0" w:afterAutospacing="0"/>
        <w:jc w:val="both"/>
        <w:rPr>
          <w:rFonts w:asciiTheme="minorHAnsi" w:hAnsiTheme="minorHAnsi" w:cstheme="minorHAnsi"/>
          <w:color w:val="000000" w:themeColor="text1"/>
          <w:sz w:val="22"/>
          <w:szCs w:val="22"/>
        </w:rPr>
      </w:pPr>
    </w:p>
    <w:p w14:paraId="039BBCAE" w14:textId="77777777" w:rsid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Linked Service is connection details  to our source or sync.</w:t>
      </w:r>
    </w:p>
    <w:p w14:paraId="391F1B93" w14:textId="6B0395EE"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Dataset is pointer to our data .</w:t>
      </w:r>
    </w:p>
    <w:p w14:paraId="1B409827" w14:textId="77777777" w:rsidR="0087453D" w:rsidRPr="0087453D" w:rsidRDefault="0087453D" w:rsidP="0087453D">
      <w:pPr>
        <w:pStyle w:val="transcript--underline-cue--3osdw"/>
        <w:spacing w:after="0"/>
        <w:jc w:val="both"/>
        <w:rPr>
          <w:rFonts w:asciiTheme="minorHAnsi" w:hAnsiTheme="minorHAnsi" w:cstheme="minorHAnsi"/>
          <w:b/>
          <w:bCs/>
          <w:color w:val="000000" w:themeColor="text1"/>
          <w:sz w:val="22"/>
          <w:szCs w:val="22"/>
        </w:rPr>
      </w:pPr>
      <w:r w:rsidRPr="0087453D">
        <w:rPr>
          <w:rFonts w:asciiTheme="minorHAnsi" w:hAnsiTheme="minorHAnsi" w:cstheme="minorHAnsi"/>
          <w:b/>
          <w:bCs/>
          <w:color w:val="000000" w:themeColor="text1"/>
          <w:sz w:val="22"/>
          <w:szCs w:val="22"/>
        </w:rPr>
        <w:t>Difference between linked Service and Dataset:</w:t>
      </w:r>
    </w:p>
    <w:p w14:paraId="6C76F366" w14:textId="5A8C593D"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 xml:space="preserve">For example, </w:t>
      </w:r>
      <w:proofErr w:type="spellStart"/>
      <w:r w:rsidRPr="0087453D">
        <w:rPr>
          <w:rFonts w:asciiTheme="minorHAnsi" w:hAnsiTheme="minorHAnsi" w:cstheme="minorHAnsi"/>
          <w:color w:val="000000" w:themeColor="text1"/>
          <w:sz w:val="22"/>
          <w:szCs w:val="22"/>
        </w:rPr>
        <w:t>i</w:t>
      </w:r>
      <w:proofErr w:type="spellEnd"/>
      <w:r w:rsidRPr="0087453D">
        <w:rPr>
          <w:rFonts w:asciiTheme="minorHAnsi" w:hAnsiTheme="minorHAnsi" w:cstheme="minorHAnsi"/>
          <w:color w:val="000000" w:themeColor="text1"/>
          <w:sz w:val="22"/>
          <w:szCs w:val="22"/>
        </w:rPr>
        <w:t xml:space="preserve"> want to run ADB notebook in ADF, here linked service is ADB--&gt; ADB name</w:t>
      </w:r>
      <w:r>
        <w:rPr>
          <w:rFonts w:asciiTheme="minorHAnsi" w:hAnsiTheme="minorHAnsi" w:cstheme="minorHAnsi"/>
          <w:color w:val="000000" w:themeColor="text1"/>
          <w:sz w:val="22"/>
          <w:szCs w:val="22"/>
        </w:rPr>
        <w:t xml:space="preserve"> </w:t>
      </w:r>
      <w:r w:rsidRPr="0087453D">
        <w:rPr>
          <w:rFonts w:asciiTheme="minorHAnsi" w:hAnsiTheme="minorHAnsi" w:cstheme="minorHAnsi"/>
          <w:color w:val="000000" w:themeColor="text1"/>
          <w:sz w:val="22"/>
          <w:szCs w:val="22"/>
        </w:rPr>
        <w:t>and particular  notebook is dataset.</w:t>
      </w:r>
    </w:p>
    <w:p w14:paraId="03F9C142" w14:textId="54C7A456" w:rsidR="0087453D" w:rsidRDefault="0087453D" w:rsidP="0087453D">
      <w:pPr>
        <w:pStyle w:val="transcript--underline-cue--3osdw"/>
        <w:pBdr>
          <w:bottom w:val="single" w:sz="6" w:space="1" w:color="auto"/>
        </w:pBdr>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Author --&gt; pipeline --&gt; create new pipeline--&gt; Activities tab will come.</w:t>
      </w:r>
    </w:p>
    <w:p w14:paraId="1AADA22B" w14:textId="6AE3D9D8"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Integration run time is compute service, it is bridge between activity and linked service objects.</w:t>
      </w:r>
    </w:p>
    <w:p w14:paraId="4BA1BA89" w14:textId="77777777"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There are 3 different types of integration run times in ADF, 1 is Azure, 2 Self Hosted 3rd Azure SSIS .</w:t>
      </w:r>
    </w:p>
    <w:p w14:paraId="167DF52F" w14:textId="77777777"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 xml:space="preserve">1) </w:t>
      </w:r>
      <w:r w:rsidRPr="0087453D">
        <w:rPr>
          <w:rFonts w:asciiTheme="minorHAnsi" w:hAnsiTheme="minorHAnsi" w:cstheme="minorHAnsi"/>
          <w:b/>
          <w:bCs/>
          <w:color w:val="000000" w:themeColor="text1"/>
          <w:sz w:val="22"/>
          <w:szCs w:val="22"/>
        </w:rPr>
        <w:t>Auto Resolve Integration Run Time</w:t>
      </w:r>
      <w:r w:rsidRPr="0087453D">
        <w:rPr>
          <w:rFonts w:asciiTheme="minorHAnsi" w:hAnsiTheme="minorHAnsi" w:cstheme="minorHAnsi"/>
          <w:color w:val="000000" w:themeColor="text1"/>
          <w:sz w:val="22"/>
          <w:szCs w:val="22"/>
        </w:rPr>
        <w:t xml:space="preserve"> : Auto Resolve Integration Run Times comes default by azure. Any service when we are trying to integrate with azure that can be handled by azure itself. If my source account is azure, we can easily go ahead and use AutoResolveIntegrationRuntime.If we want to do cloud to cloud migration within azure we can go for azure/auto resolve integration run time.</w:t>
      </w:r>
    </w:p>
    <w:p w14:paraId="7933D6A0" w14:textId="77777777"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b/>
          <w:bCs/>
          <w:color w:val="000000" w:themeColor="text1"/>
          <w:sz w:val="22"/>
          <w:szCs w:val="22"/>
        </w:rPr>
        <w:t>Azure SSIS</w:t>
      </w:r>
      <w:r w:rsidRPr="0087453D">
        <w:rPr>
          <w:rFonts w:asciiTheme="minorHAnsi" w:hAnsiTheme="minorHAnsi" w:cstheme="minorHAnsi"/>
          <w:color w:val="000000" w:themeColor="text1"/>
          <w:sz w:val="22"/>
          <w:szCs w:val="22"/>
        </w:rPr>
        <w:t>: If we want to lift and shift any SSIS package, we will establish connection through integration run time.</w:t>
      </w:r>
    </w:p>
    <w:p w14:paraId="54BDAE10" w14:textId="256C5362"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b/>
          <w:bCs/>
          <w:color w:val="000000" w:themeColor="text1"/>
          <w:sz w:val="22"/>
          <w:szCs w:val="22"/>
        </w:rPr>
        <w:t>Self-Hosted Integration Run Time</w:t>
      </w:r>
      <w:r w:rsidRPr="0087453D">
        <w:rPr>
          <w:rFonts w:asciiTheme="minorHAnsi" w:hAnsiTheme="minorHAnsi" w:cstheme="minorHAnsi"/>
          <w:color w:val="000000" w:themeColor="text1"/>
          <w:sz w:val="22"/>
          <w:szCs w:val="22"/>
        </w:rPr>
        <w:t>:  When we are going to define integration run time , then that’s called as Self-Hosted Integration Run Time. When to use self-hosted? Whenever we connected to on premise to azure, we go for self-hosted .</w:t>
      </w:r>
    </w:p>
    <w:p w14:paraId="16E35F8D" w14:textId="77777777" w:rsidR="0087453D" w:rsidRPr="0087453D" w:rsidRDefault="0087453D" w:rsidP="0087453D">
      <w:pPr>
        <w:pStyle w:val="transcript--underline-cue--3osdw"/>
        <w:spacing w:after="0"/>
        <w:jc w:val="both"/>
        <w:rPr>
          <w:rFonts w:asciiTheme="minorHAnsi" w:hAnsiTheme="minorHAnsi" w:cstheme="minorHAnsi"/>
          <w:b/>
          <w:bCs/>
          <w:color w:val="000000" w:themeColor="text1"/>
          <w:sz w:val="22"/>
          <w:szCs w:val="22"/>
        </w:rPr>
      </w:pPr>
      <w:r w:rsidRPr="0087453D">
        <w:rPr>
          <w:rFonts w:asciiTheme="minorHAnsi" w:hAnsiTheme="minorHAnsi" w:cstheme="minorHAnsi"/>
          <w:b/>
          <w:bCs/>
          <w:color w:val="000000" w:themeColor="text1"/>
          <w:sz w:val="22"/>
          <w:szCs w:val="22"/>
        </w:rPr>
        <w:t>different types of triggers in ADF?</w:t>
      </w:r>
    </w:p>
    <w:p w14:paraId="2BD55D3F" w14:textId="4C82F4B0"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color w:val="000000" w:themeColor="text1"/>
          <w:sz w:val="22"/>
          <w:szCs w:val="22"/>
        </w:rPr>
        <w:t>If we don’t want to run pipeline manually, we will use triggers.</w:t>
      </w:r>
    </w:p>
    <w:p w14:paraId="3366F621" w14:textId="6F258230"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b/>
          <w:bCs/>
          <w:color w:val="000000" w:themeColor="text1"/>
          <w:sz w:val="22"/>
          <w:szCs w:val="22"/>
        </w:rPr>
        <w:t>Event Trigger</w:t>
      </w:r>
      <w:r w:rsidRPr="0087453D">
        <w:rPr>
          <w:rFonts w:asciiTheme="minorHAnsi" w:hAnsiTheme="minorHAnsi" w:cstheme="minorHAnsi"/>
          <w:color w:val="000000" w:themeColor="text1"/>
          <w:sz w:val="22"/>
          <w:szCs w:val="22"/>
        </w:rPr>
        <w:t>: Whenever there is some kind of event happening , it will automatically trigger. let’s say file comes inside blob storage or deleting file in blob storage ,we can trigger a pipeline. Coming of file into blob storage is an event . Based on event pipeline will trigger.</w:t>
      </w:r>
    </w:p>
    <w:p w14:paraId="0FFD2B54" w14:textId="17330945"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b/>
          <w:bCs/>
          <w:color w:val="000000" w:themeColor="text1"/>
          <w:sz w:val="22"/>
          <w:szCs w:val="22"/>
        </w:rPr>
        <w:lastRenderedPageBreak/>
        <w:t>Tumbling Window Tigger</w:t>
      </w:r>
      <w:r w:rsidRPr="0087453D">
        <w:rPr>
          <w:rFonts w:asciiTheme="minorHAnsi" w:hAnsiTheme="minorHAnsi" w:cstheme="minorHAnsi"/>
          <w:color w:val="000000" w:themeColor="text1"/>
          <w:sz w:val="22"/>
          <w:szCs w:val="22"/>
        </w:rPr>
        <w:t xml:space="preserve">: We can execute pipeline even for historical data . we can specify window </w:t>
      </w:r>
      <w:r w:rsidR="00867351" w:rsidRPr="0087453D">
        <w:rPr>
          <w:rFonts w:asciiTheme="minorHAnsi" w:hAnsiTheme="minorHAnsi" w:cstheme="minorHAnsi"/>
          <w:color w:val="000000" w:themeColor="text1"/>
          <w:sz w:val="22"/>
          <w:szCs w:val="22"/>
        </w:rPr>
        <w:t>period ;</w:t>
      </w:r>
      <w:r w:rsidRPr="0087453D">
        <w:rPr>
          <w:rFonts w:asciiTheme="minorHAnsi" w:hAnsiTheme="minorHAnsi" w:cstheme="minorHAnsi"/>
          <w:color w:val="000000" w:themeColor="text1"/>
          <w:sz w:val="22"/>
          <w:szCs w:val="22"/>
        </w:rPr>
        <w:t xml:space="preserve"> we can execute pipelines in that window period .</w:t>
      </w:r>
    </w:p>
    <w:p w14:paraId="7E73F919" w14:textId="37810D58" w:rsidR="0087453D" w:rsidRPr="0087453D" w:rsidRDefault="0087453D" w:rsidP="0087453D">
      <w:pPr>
        <w:pStyle w:val="transcript--underline-cue--3osdw"/>
        <w:spacing w:after="0"/>
        <w:jc w:val="both"/>
        <w:rPr>
          <w:rFonts w:asciiTheme="minorHAnsi" w:hAnsiTheme="minorHAnsi" w:cstheme="minorHAnsi"/>
          <w:color w:val="000000" w:themeColor="text1"/>
          <w:sz w:val="22"/>
          <w:szCs w:val="22"/>
        </w:rPr>
      </w:pPr>
      <w:r w:rsidRPr="0087453D">
        <w:rPr>
          <w:rFonts w:asciiTheme="minorHAnsi" w:hAnsiTheme="minorHAnsi" w:cstheme="minorHAnsi"/>
          <w:b/>
          <w:bCs/>
          <w:color w:val="000000" w:themeColor="text1"/>
          <w:sz w:val="22"/>
          <w:szCs w:val="22"/>
        </w:rPr>
        <w:t xml:space="preserve"> Schedule Trigger</w:t>
      </w:r>
      <w:r w:rsidRPr="0087453D">
        <w:rPr>
          <w:rFonts w:asciiTheme="minorHAnsi" w:hAnsiTheme="minorHAnsi" w:cstheme="minorHAnsi"/>
          <w:color w:val="000000" w:themeColor="text1"/>
          <w:sz w:val="22"/>
          <w:szCs w:val="22"/>
        </w:rPr>
        <w:t>:  Mostly on-premises technology use schedule trigger. If we want to execute pipeline at 1 am every day, then we can go for schedule trigger.</w:t>
      </w:r>
    </w:p>
    <w:p w14:paraId="1A7EF0E0" w14:textId="08EAB569" w:rsidR="0087453D" w:rsidRPr="00BC685A" w:rsidRDefault="0087453D" w:rsidP="00BC685A">
      <w:pPr>
        <w:pStyle w:val="transcript--underline-cue--3osdw"/>
        <w:spacing w:before="0" w:beforeAutospacing="0" w:after="0" w:afterAutospacing="0"/>
        <w:contextualSpacing/>
        <w:jc w:val="both"/>
        <w:rPr>
          <w:rFonts w:asciiTheme="minorHAnsi" w:hAnsiTheme="minorHAnsi" w:cstheme="minorHAnsi"/>
          <w:b/>
          <w:bCs/>
          <w:color w:val="000000" w:themeColor="text1"/>
          <w:sz w:val="22"/>
          <w:szCs w:val="22"/>
        </w:rPr>
      </w:pPr>
      <w:r w:rsidRPr="00BC685A">
        <w:rPr>
          <w:rFonts w:asciiTheme="minorHAnsi" w:hAnsiTheme="minorHAnsi" w:cstheme="minorHAnsi"/>
          <w:b/>
          <w:bCs/>
          <w:color w:val="000000" w:themeColor="text1"/>
          <w:sz w:val="22"/>
          <w:szCs w:val="22"/>
        </w:rPr>
        <w:t xml:space="preserve">What are different ways </w:t>
      </w:r>
      <w:r w:rsidR="005B3555" w:rsidRPr="00BC685A">
        <w:rPr>
          <w:rFonts w:asciiTheme="minorHAnsi" w:hAnsiTheme="minorHAnsi" w:cstheme="minorHAnsi"/>
          <w:b/>
          <w:bCs/>
          <w:color w:val="000000" w:themeColor="text1"/>
          <w:sz w:val="22"/>
          <w:szCs w:val="22"/>
        </w:rPr>
        <w:t>to execute pipelines in ADF?</w:t>
      </w:r>
    </w:p>
    <w:p w14:paraId="7E4F6747" w14:textId="0E39174E" w:rsidR="005B3555" w:rsidRDefault="005B3555" w:rsidP="00BC685A">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Under debug mode</w:t>
      </w:r>
    </w:p>
    <w:p w14:paraId="03B2C04F" w14:textId="711F8746" w:rsidR="005B3555" w:rsidRDefault="005B3555" w:rsidP="00BC685A">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Can execute pipeline manually using Trigger now</w:t>
      </w:r>
    </w:p>
    <w:p w14:paraId="12EB7408" w14:textId="7B4B205E" w:rsidR="0087453D" w:rsidRDefault="00BC685A" w:rsidP="0086557B">
      <w:pPr>
        <w:pStyle w:val="transcript--underline-cue--3osdw"/>
        <w:pBdr>
          <w:bottom w:val="single" w:sz="6" w:space="1" w:color="auto"/>
        </w:pBdr>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Using Triggers</w:t>
      </w:r>
      <w:r w:rsidR="0086557B">
        <w:rPr>
          <w:rFonts w:asciiTheme="minorHAnsi" w:hAnsiTheme="minorHAnsi" w:cstheme="minorHAnsi"/>
          <w:color w:val="000000" w:themeColor="text1"/>
          <w:sz w:val="22"/>
          <w:szCs w:val="22"/>
        </w:rPr>
        <w:t xml:space="preserve">(schedule, </w:t>
      </w:r>
      <w:r w:rsidR="003D64F0">
        <w:rPr>
          <w:rFonts w:asciiTheme="minorHAnsi" w:hAnsiTheme="minorHAnsi" w:cstheme="minorHAnsi"/>
          <w:color w:val="000000" w:themeColor="text1"/>
          <w:sz w:val="22"/>
          <w:szCs w:val="22"/>
        </w:rPr>
        <w:t>event,</w:t>
      </w:r>
      <w:r w:rsidR="0086557B">
        <w:rPr>
          <w:rFonts w:asciiTheme="minorHAnsi" w:hAnsiTheme="minorHAnsi" w:cstheme="minorHAnsi"/>
          <w:color w:val="000000" w:themeColor="text1"/>
          <w:sz w:val="22"/>
          <w:szCs w:val="22"/>
        </w:rPr>
        <w:t xml:space="preserve"> and Tumbling window trigger)</w:t>
      </w:r>
    </w:p>
    <w:p w14:paraId="42912FCB" w14:textId="77777777" w:rsidR="00DE03D8" w:rsidRDefault="00DE03D8" w:rsidP="0086557B">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p>
    <w:p w14:paraId="32C02324" w14:textId="55ED1DC3" w:rsidR="007F4C72" w:rsidRPr="002B4F16" w:rsidRDefault="007F4C72" w:rsidP="0086557B">
      <w:pPr>
        <w:pStyle w:val="transcript--underline-cue--3osdw"/>
        <w:spacing w:before="0" w:beforeAutospacing="0" w:after="0" w:afterAutospacing="0"/>
        <w:contextualSpacing/>
        <w:jc w:val="both"/>
        <w:rPr>
          <w:rFonts w:asciiTheme="minorHAnsi" w:hAnsiTheme="minorHAnsi" w:cstheme="minorHAnsi"/>
          <w:b/>
          <w:bCs/>
          <w:color w:val="000000" w:themeColor="text1"/>
          <w:sz w:val="22"/>
          <w:szCs w:val="22"/>
        </w:rPr>
      </w:pPr>
      <w:r w:rsidRPr="002B4F16">
        <w:rPr>
          <w:rFonts w:asciiTheme="minorHAnsi" w:hAnsiTheme="minorHAnsi" w:cstheme="minorHAnsi"/>
          <w:b/>
          <w:bCs/>
          <w:color w:val="000000" w:themeColor="text1"/>
          <w:sz w:val="22"/>
          <w:szCs w:val="22"/>
        </w:rPr>
        <w:t>What are ARM templates in ADF and What are they used for ?</w:t>
      </w:r>
    </w:p>
    <w:p w14:paraId="6100B043" w14:textId="65300A32" w:rsidR="007F4C72" w:rsidRDefault="00585131" w:rsidP="0086557B">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ARM Template is JSON file that defines infrastructure and configuration details of our </w:t>
      </w:r>
      <w:r w:rsidR="00646F9D">
        <w:rPr>
          <w:rFonts w:asciiTheme="minorHAnsi" w:hAnsiTheme="minorHAnsi" w:cstheme="minorHAnsi"/>
          <w:color w:val="000000" w:themeColor="text1"/>
          <w:sz w:val="22"/>
          <w:szCs w:val="22"/>
        </w:rPr>
        <w:t>pipeline activities , linked services and datasets etc</w:t>
      </w:r>
      <w:r w:rsidR="00E00ABB">
        <w:rPr>
          <w:rFonts w:asciiTheme="minorHAnsi" w:hAnsiTheme="minorHAnsi" w:cstheme="minorHAnsi"/>
          <w:color w:val="000000" w:themeColor="text1"/>
          <w:sz w:val="22"/>
          <w:szCs w:val="22"/>
        </w:rPr>
        <w:t>.</w:t>
      </w:r>
    </w:p>
    <w:p w14:paraId="4F51A4DE" w14:textId="699B8DBF" w:rsidR="0087453D" w:rsidRDefault="00E00ABB" w:rsidP="001D2B9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sidRPr="002B4F16">
        <w:rPr>
          <w:rFonts w:asciiTheme="minorHAnsi" w:hAnsiTheme="minorHAnsi" w:cstheme="minorHAnsi"/>
          <w:b/>
          <w:bCs/>
          <w:color w:val="000000" w:themeColor="text1"/>
          <w:sz w:val="22"/>
          <w:szCs w:val="22"/>
        </w:rPr>
        <w:t xml:space="preserve">Use of ARM Template: </w:t>
      </w:r>
      <w:r w:rsidR="002B4F16" w:rsidRPr="004D395F">
        <w:rPr>
          <w:rFonts w:asciiTheme="minorHAnsi" w:hAnsiTheme="minorHAnsi" w:cstheme="minorHAnsi"/>
          <w:color w:val="000000" w:themeColor="text1"/>
          <w:sz w:val="22"/>
          <w:szCs w:val="22"/>
        </w:rPr>
        <w:t xml:space="preserve">If we </w:t>
      </w:r>
      <w:r w:rsidR="00163BC6">
        <w:rPr>
          <w:rFonts w:asciiTheme="minorHAnsi" w:hAnsiTheme="minorHAnsi" w:cstheme="minorHAnsi"/>
          <w:color w:val="000000" w:themeColor="text1"/>
          <w:sz w:val="22"/>
          <w:szCs w:val="22"/>
        </w:rPr>
        <w:t xml:space="preserve">want to migrate ADF code from dev to QA/dev to prod </w:t>
      </w:r>
      <w:r w:rsidR="00F30DCD">
        <w:rPr>
          <w:rFonts w:asciiTheme="minorHAnsi" w:hAnsiTheme="minorHAnsi" w:cstheme="minorHAnsi"/>
          <w:color w:val="000000" w:themeColor="text1"/>
          <w:sz w:val="22"/>
          <w:szCs w:val="22"/>
        </w:rPr>
        <w:t xml:space="preserve">, we will not create pipelines manually in higher environments </w:t>
      </w:r>
      <w:r w:rsidR="008845B2">
        <w:rPr>
          <w:rFonts w:asciiTheme="minorHAnsi" w:hAnsiTheme="minorHAnsi" w:cstheme="minorHAnsi"/>
          <w:color w:val="000000" w:themeColor="text1"/>
          <w:sz w:val="22"/>
          <w:szCs w:val="22"/>
        </w:rPr>
        <w:t xml:space="preserve">(PROD). All this code gets converted in the form of ARM templates </w:t>
      </w:r>
      <w:r w:rsidR="001F70AF">
        <w:rPr>
          <w:rFonts w:asciiTheme="minorHAnsi" w:hAnsiTheme="minorHAnsi" w:cstheme="minorHAnsi"/>
          <w:color w:val="000000" w:themeColor="text1"/>
          <w:sz w:val="22"/>
          <w:szCs w:val="22"/>
        </w:rPr>
        <w:t xml:space="preserve">. </w:t>
      </w:r>
      <w:r w:rsidR="00BD2616">
        <w:rPr>
          <w:rFonts w:asciiTheme="minorHAnsi" w:hAnsiTheme="minorHAnsi" w:cstheme="minorHAnsi"/>
          <w:color w:val="000000" w:themeColor="text1"/>
          <w:sz w:val="22"/>
          <w:szCs w:val="22"/>
        </w:rPr>
        <w:t>so,</w:t>
      </w:r>
      <w:r w:rsidR="001F70AF">
        <w:rPr>
          <w:rFonts w:asciiTheme="minorHAnsi" w:hAnsiTheme="minorHAnsi" w:cstheme="minorHAnsi"/>
          <w:color w:val="000000" w:themeColor="text1"/>
          <w:sz w:val="22"/>
          <w:szCs w:val="22"/>
        </w:rPr>
        <w:t xml:space="preserve"> we can use ARM template files to deploy into higher environments </w:t>
      </w:r>
      <w:r w:rsidR="00DA700A">
        <w:rPr>
          <w:rFonts w:asciiTheme="minorHAnsi" w:hAnsiTheme="minorHAnsi" w:cstheme="minorHAnsi"/>
          <w:color w:val="000000" w:themeColor="text1"/>
          <w:sz w:val="22"/>
          <w:szCs w:val="22"/>
        </w:rPr>
        <w:t xml:space="preserve">. we just create/automate CI/CD pipelines through which we will deploy ARM templates into UAT/PROD </w:t>
      </w:r>
      <w:r w:rsidR="000137F5">
        <w:rPr>
          <w:rFonts w:asciiTheme="minorHAnsi" w:hAnsiTheme="minorHAnsi" w:cstheme="minorHAnsi"/>
          <w:color w:val="000000" w:themeColor="text1"/>
          <w:sz w:val="22"/>
          <w:szCs w:val="22"/>
        </w:rPr>
        <w:t>.</w:t>
      </w:r>
    </w:p>
    <w:p w14:paraId="17BB9CB5" w14:textId="77777777" w:rsidR="000137F5" w:rsidRDefault="000137F5" w:rsidP="001D2B9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p>
    <w:p w14:paraId="6E2FDFE0" w14:textId="32DE4705" w:rsidR="000137F5" w:rsidRDefault="000137F5" w:rsidP="001D2B9E">
      <w:pPr>
        <w:pStyle w:val="transcript--underline-cue--3osdw"/>
        <w:spacing w:before="0" w:beforeAutospacing="0" w:after="0" w:afterAutospacing="0"/>
        <w:contextualSpacing/>
        <w:jc w:val="both"/>
        <w:rPr>
          <w:rFonts w:asciiTheme="minorHAnsi" w:hAnsiTheme="minorHAnsi" w:cstheme="minorHAnsi"/>
          <w:b/>
          <w:bCs/>
          <w:color w:val="000000" w:themeColor="text1"/>
          <w:sz w:val="22"/>
          <w:szCs w:val="22"/>
        </w:rPr>
      </w:pPr>
      <w:r w:rsidRPr="000137F5">
        <w:rPr>
          <w:rFonts w:asciiTheme="minorHAnsi" w:hAnsiTheme="minorHAnsi" w:cstheme="minorHAnsi"/>
          <w:b/>
          <w:bCs/>
          <w:color w:val="000000" w:themeColor="text1"/>
          <w:sz w:val="22"/>
          <w:szCs w:val="22"/>
        </w:rPr>
        <w:t>How do you deploy data factory code to higher environments</w:t>
      </w:r>
      <w:r>
        <w:rPr>
          <w:rFonts w:asciiTheme="minorHAnsi" w:hAnsiTheme="minorHAnsi" w:cstheme="minorHAnsi"/>
          <w:b/>
          <w:bCs/>
          <w:color w:val="000000" w:themeColor="text1"/>
          <w:sz w:val="22"/>
          <w:szCs w:val="22"/>
        </w:rPr>
        <w:t>?</w:t>
      </w:r>
    </w:p>
    <w:p w14:paraId="7810AEF3" w14:textId="540341BE" w:rsidR="000137F5" w:rsidRDefault="00E23D39" w:rsidP="00490278">
      <w:pPr>
        <w:pStyle w:val="transcript--underline-cue--3osdw"/>
        <w:numPr>
          <w:ilvl w:val="0"/>
          <w:numId w:val="5"/>
        </w:numPr>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Set up code repository and </w:t>
      </w:r>
      <w:r w:rsidR="00490278">
        <w:rPr>
          <w:rFonts w:asciiTheme="minorHAnsi" w:hAnsiTheme="minorHAnsi" w:cstheme="minorHAnsi"/>
          <w:color w:val="000000" w:themeColor="text1"/>
          <w:sz w:val="22"/>
          <w:szCs w:val="22"/>
        </w:rPr>
        <w:t xml:space="preserve">Create feature </w:t>
      </w:r>
      <w:r w:rsidR="004468D3">
        <w:rPr>
          <w:rFonts w:asciiTheme="minorHAnsi" w:hAnsiTheme="minorHAnsi" w:cstheme="minorHAnsi"/>
          <w:color w:val="000000" w:themeColor="text1"/>
          <w:sz w:val="22"/>
          <w:szCs w:val="22"/>
        </w:rPr>
        <w:t>branch. Feature</w:t>
      </w:r>
      <w:r w:rsidR="00664476">
        <w:rPr>
          <w:rFonts w:asciiTheme="minorHAnsi" w:hAnsiTheme="minorHAnsi" w:cstheme="minorHAnsi"/>
          <w:color w:val="000000" w:themeColor="text1"/>
          <w:sz w:val="22"/>
          <w:szCs w:val="22"/>
        </w:rPr>
        <w:t xml:space="preserve"> branch means we will create our own code , it will not affect development </w:t>
      </w:r>
      <w:r w:rsidR="004468D3">
        <w:rPr>
          <w:rFonts w:asciiTheme="minorHAnsi" w:hAnsiTheme="minorHAnsi" w:cstheme="minorHAnsi"/>
          <w:color w:val="000000" w:themeColor="text1"/>
          <w:sz w:val="22"/>
          <w:szCs w:val="22"/>
        </w:rPr>
        <w:t>/UAT/PROD</w:t>
      </w:r>
    </w:p>
    <w:p w14:paraId="5906FAE2" w14:textId="77777777" w:rsidR="00FE0DF4" w:rsidRDefault="004468D3" w:rsidP="00490278">
      <w:pPr>
        <w:pStyle w:val="transcript--underline-cue--3osdw"/>
        <w:numPr>
          <w:ilvl w:val="0"/>
          <w:numId w:val="5"/>
        </w:numPr>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Create Pull Request to merge code from feature branch to</w:t>
      </w:r>
      <w:r w:rsidR="00FE0DF4">
        <w:rPr>
          <w:rFonts w:asciiTheme="minorHAnsi" w:hAnsiTheme="minorHAnsi" w:cstheme="minorHAnsi"/>
          <w:color w:val="000000" w:themeColor="text1"/>
          <w:sz w:val="22"/>
          <w:szCs w:val="22"/>
        </w:rPr>
        <w:t xml:space="preserve"> Dev branch</w:t>
      </w:r>
    </w:p>
    <w:p w14:paraId="4E65ED9A" w14:textId="148C36EF" w:rsidR="0050757D" w:rsidRDefault="00FE0DF4" w:rsidP="00D43795">
      <w:pPr>
        <w:pStyle w:val="transcript--underline-cue--3osdw"/>
        <w:numPr>
          <w:ilvl w:val="0"/>
          <w:numId w:val="5"/>
        </w:numPr>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Once code is present in Dev branch , come back </w:t>
      </w:r>
      <w:r w:rsidR="005F338D">
        <w:rPr>
          <w:rFonts w:asciiTheme="minorHAnsi" w:hAnsiTheme="minorHAnsi" w:cstheme="minorHAnsi"/>
          <w:color w:val="000000" w:themeColor="text1"/>
          <w:sz w:val="22"/>
          <w:szCs w:val="22"/>
        </w:rPr>
        <w:t xml:space="preserve">to </w:t>
      </w:r>
      <w:r>
        <w:rPr>
          <w:rFonts w:asciiTheme="minorHAnsi" w:hAnsiTheme="minorHAnsi" w:cstheme="minorHAnsi"/>
          <w:color w:val="000000" w:themeColor="text1"/>
          <w:sz w:val="22"/>
          <w:szCs w:val="22"/>
        </w:rPr>
        <w:t xml:space="preserve">data factory </w:t>
      </w:r>
      <w:r w:rsidR="004468D3">
        <w:rPr>
          <w:rFonts w:asciiTheme="minorHAnsi" w:hAnsiTheme="minorHAnsi" w:cstheme="minorHAnsi"/>
          <w:color w:val="000000" w:themeColor="text1"/>
          <w:sz w:val="22"/>
          <w:szCs w:val="22"/>
        </w:rPr>
        <w:t xml:space="preserve"> </w:t>
      </w:r>
      <w:r w:rsidR="005F338D">
        <w:rPr>
          <w:rFonts w:asciiTheme="minorHAnsi" w:hAnsiTheme="minorHAnsi" w:cstheme="minorHAnsi"/>
          <w:color w:val="000000" w:themeColor="text1"/>
          <w:sz w:val="22"/>
          <w:szCs w:val="22"/>
        </w:rPr>
        <w:t xml:space="preserve">and click on publish option </w:t>
      </w:r>
      <w:r w:rsidR="009E6509">
        <w:rPr>
          <w:rFonts w:asciiTheme="minorHAnsi" w:hAnsiTheme="minorHAnsi" w:cstheme="minorHAnsi"/>
          <w:color w:val="000000" w:themeColor="text1"/>
          <w:sz w:val="22"/>
          <w:szCs w:val="22"/>
        </w:rPr>
        <w:t>to publish the code from dev to generate ARM Templates</w:t>
      </w:r>
      <w:r w:rsidR="00C04CEE">
        <w:rPr>
          <w:rFonts w:asciiTheme="minorHAnsi" w:hAnsiTheme="minorHAnsi" w:cstheme="minorHAnsi"/>
          <w:color w:val="000000" w:themeColor="text1"/>
          <w:sz w:val="22"/>
          <w:szCs w:val="22"/>
        </w:rPr>
        <w:t xml:space="preserve">. Once we click on publish all, </w:t>
      </w:r>
      <w:r w:rsidR="005133F7">
        <w:rPr>
          <w:rFonts w:asciiTheme="minorHAnsi" w:hAnsiTheme="minorHAnsi" w:cstheme="minorHAnsi"/>
          <w:color w:val="000000" w:themeColor="text1"/>
          <w:sz w:val="22"/>
          <w:szCs w:val="22"/>
        </w:rPr>
        <w:t xml:space="preserve">ARM Templates will be generated in the repository </w:t>
      </w:r>
      <w:r w:rsidR="00FF04A0">
        <w:rPr>
          <w:rFonts w:asciiTheme="minorHAnsi" w:hAnsiTheme="minorHAnsi" w:cstheme="minorHAnsi"/>
          <w:color w:val="000000" w:themeColor="text1"/>
          <w:sz w:val="22"/>
          <w:szCs w:val="22"/>
        </w:rPr>
        <w:t>.</w:t>
      </w:r>
    </w:p>
    <w:p w14:paraId="18FA0889" w14:textId="24A056E2" w:rsidR="00A80FF9" w:rsidRDefault="00D061D8" w:rsidP="00A80FF9">
      <w:pPr>
        <w:pStyle w:val="transcript--underline-cue--3osdw"/>
        <w:numPr>
          <w:ilvl w:val="0"/>
          <w:numId w:val="5"/>
        </w:numPr>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This can trigger an automated CI-CD  Devops</w:t>
      </w:r>
      <w:r w:rsidRPr="00A80FF9">
        <w:rPr>
          <w:rFonts w:asciiTheme="minorHAnsi" w:hAnsiTheme="minorHAnsi" w:cstheme="minorHAnsi"/>
          <w:color w:val="000000" w:themeColor="text1"/>
          <w:sz w:val="22"/>
          <w:szCs w:val="22"/>
        </w:rPr>
        <w:t xml:space="preserve"> pipeline to pass code to higher environments.</w:t>
      </w:r>
    </w:p>
    <w:p w14:paraId="300F1146" w14:textId="77777777" w:rsidR="00A80FF9" w:rsidRDefault="00A80FF9" w:rsidP="00A80FF9">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p>
    <w:p w14:paraId="5621A2A1" w14:textId="0FF43704" w:rsidR="000C36DC" w:rsidRPr="000C36DC" w:rsidRDefault="000C36DC" w:rsidP="00A80FF9">
      <w:pPr>
        <w:pStyle w:val="transcript--underline-cue--3osdw"/>
        <w:spacing w:before="0" w:beforeAutospacing="0" w:after="0" w:afterAutospacing="0"/>
        <w:contextualSpacing/>
        <w:jc w:val="both"/>
        <w:rPr>
          <w:rFonts w:asciiTheme="minorHAnsi" w:hAnsiTheme="minorHAnsi" w:cstheme="minorHAnsi"/>
          <w:b/>
          <w:bCs/>
          <w:color w:val="000000" w:themeColor="text1"/>
          <w:sz w:val="22"/>
          <w:szCs w:val="22"/>
        </w:rPr>
      </w:pPr>
      <w:r w:rsidRPr="000C36DC">
        <w:rPr>
          <w:rFonts w:asciiTheme="minorHAnsi" w:hAnsiTheme="minorHAnsi" w:cstheme="minorHAnsi"/>
          <w:b/>
          <w:bCs/>
          <w:color w:val="000000" w:themeColor="text1"/>
          <w:sz w:val="22"/>
          <w:szCs w:val="22"/>
        </w:rPr>
        <w:t>What are Difficulties that you have faced while copying data from on premises to cloud? How did you resolve it?</w:t>
      </w:r>
    </w:p>
    <w:p w14:paraId="5CFF0619" w14:textId="288E7548" w:rsidR="00323D12" w:rsidRDefault="00E93DA8"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sidRPr="00A111AE">
        <w:rPr>
          <w:rFonts w:asciiTheme="minorHAnsi" w:hAnsiTheme="minorHAnsi" w:cstheme="minorHAnsi"/>
          <w:color w:val="000000" w:themeColor="text1"/>
          <w:sz w:val="22"/>
          <w:szCs w:val="22"/>
        </w:rPr>
        <w:t>Let’s</w:t>
      </w:r>
      <w:r w:rsidR="00A111AE" w:rsidRPr="00A111AE">
        <w:rPr>
          <w:rFonts w:asciiTheme="minorHAnsi" w:hAnsiTheme="minorHAnsi" w:cstheme="minorHAnsi"/>
          <w:color w:val="000000" w:themeColor="text1"/>
          <w:sz w:val="22"/>
          <w:szCs w:val="22"/>
        </w:rPr>
        <w:t xml:space="preserve"> </w:t>
      </w:r>
      <w:r w:rsidR="00A111AE">
        <w:rPr>
          <w:rFonts w:asciiTheme="minorHAnsi" w:hAnsiTheme="minorHAnsi" w:cstheme="minorHAnsi"/>
          <w:color w:val="000000" w:themeColor="text1"/>
          <w:sz w:val="22"/>
          <w:szCs w:val="22"/>
        </w:rPr>
        <w:t xml:space="preserve"> say I want to copy data from SQL Server to ADLS Gen2</w:t>
      </w:r>
      <w:r>
        <w:rPr>
          <w:rFonts w:asciiTheme="minorHAnsi" w:hAnsiTheme="minorHAnsi" w:cstheme="minorHAnsi"/>
          <w:color w:val="000000" w:themeColor="text1"/>
          <w:sz w:val="22"/>
          <w:szCs w:val="22"/>
        </w:rPr>
        <w:t xml:space="preserve"> , source is SQL Server and Sink is Data Lake Gen2 , copying data from source to sink is always very slow</w:t>
      </w:r>
      <w:r w:rsidR="00824C71">
        <w:rPr>
          <w:rFonts w:asciiTheme="minorHAnsi" w:hAnsiTheme="minorHAnsi" w:cstheme="minorHAnsi"/>
          <w:color w:val="000000" w:themeColor="text1"/>
          <w:sz w:val="22"/>
          <w:szCs w:val="22"/>
        </w:rPr>
        <w:t>. Copying from on premise to cloud is always slow</w:t>
      </w:r>
      <w:r w:rsidR="00E0449B">
        <w:rPr>
          <w:rFonts w:asciiTheme="minorHAnsi" w:hAnsiTheme="minorHAnsi" w:cstheme="minorHAnsi"/>
          <w:color w:val="000000" w:themeColor="text1"/>
          <w:sz w:val="22"/>
          <w:szCs w:val="22"/>
        </w:rPr>
        <w:t>. How to solve this issue?</w:t>
      </w:r>
    </w:p>
    <w:p w14:paraId="3F39D5BB" w14:textId="54361FDB" w:rsidR="00E0449B" w:rsidRDefault="00BC3DC5"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We need to enable compression and enable stagging in settings tab of copy activity canvas</w:t>
      </w:r>
      <w:r w:rsidR="00174F86">
        <w:rPr>
          <w:rFonts w:asciiTheme="minorHAnsi" w:hAnsiTheme="minorHAnsi" w:cstheme="minorHAnsi"/>
          <w:color w:val="000000" w:themeColor="text1"/>
          <w:sz w:val="22"/>
          <w:szCs w:val="22"/>
        </w:rPr>
        <w:t xml:space="preserve">. When data is copying from source to sink, </w:t>
      </w:r>
      <w:r w:rsidR="003D54E6">
        <w:rPr>
          <w:rFonts w:asciiTheme="minorHAnsi" w:hAnsiTheme="minorHAnsi" w:cstheme="minorHAnsi"/>
          <w:color w:val="000000" w:themeColor="text1"/>
          <w:sz w:val="22"/>
          <w:szCs w:val="22"/>
        </w:rPr>
        <w:t>file</w:t>
      </w:r>
      <w:r w:rsidR="00174F86">
        <w:rPr>
          <w:rFonts w:asciiTheme="minorHAnsi" w:hAnsiTheme="minorHAnsi" w:cstheme="minorHAnsi"/>
          <w:color w:val="000000" w:themeColor="text1"/>
          <w:sz w:val="22"/>
          <w:szCs w:val="22"/>
        </w:rPr>
        <w:t xml:space="preserve"> will be </w:t>
      </w:r>
      <w:r w:rsidR="00854A2F">
        <w:rPr>
          <w:rFonts w:asciiTheme="minorHAnsi" w:hAnsiTheme="minorHAnsi" w:cstheme="minorHAnsi"/>
          <w:color w:val="000000" w:themeColor="text1"/>
          <w:sz w:val="22"/>
          <w:szCs w:val="22"/>
        </w:rPr>
        <w:t>decompressed,</w:t>
      </w:r>
      <w:r w:rsidR="00174F86">
        <w:rPr>
          <w:rFonts w:asciiTheme="minorHAnsi" w:hAnsiTheme="minorHAnsi" w:cstheme="minorHAnsi"/>
          <w:color w:val="000000" w:themeColor="text1"/>
          <w:sz w:val="22"/>
          <w:szCs w:val="22"/>
        </w:rPr>
        <w:t xml:space="preserve"> </w:t>
      </w:r>
      <w:r w:rsidR="003D54E6">
        <w:rPr>
          <w:rFonts w:asciiTheme="minorHAnsi" w:hAnsiTheme="minorHAnsi" w:cstheme="minorHAnsi"/>
          <w:color w:val="000000" w:themeColor="text1"/>
          <w:sz w:val="22"/>
          <w:szCs w:val="22"/>
        </w:rPr>
        <w:t>and data will be loaded</w:t>
      </w:r>
      <w:r w:rsidR="009F0C78">
        <w:rPr>
          <w:rFonts w:asciiTheme="minorHAnsi" w:hAnsiTheme="minorHAnsi" w:cstheme="minorHAnsi"/>
          <w:color w:val="000000" w:themeColor="text1"/>
          <w:sz w:val="22"/>
          <w:szCs w:val="22"/>
        </w:rPr>
        <w:t xml:space="preserve"> to storage layer ADLS Gen2</w:t>
      </w:r>
      <w:r w:rsidR="00B22ED6">
        <w:rPr>
          <w:rFonts w:asciiTheme="minorHAnsi" w:hAnsiTheme="minorHAnsi" w:cstheme="minorHAnsi"/>
          <w:color w:val="000000" w:themeColor="text1"/>
          <w:sz w:val="22"/>
          <w:szCs w:val="22"/>
        </w:rPr>
        <w:t xml:space="preserve"> so that speed/throughput will be more if we compress the source file</w:t>
      </w:r>
      <w:r w:rsidR="00E267D6">
        <w:rPr>
          <w:rFonts w:asciiTheme="minorHAnsi" w:hAnsiTheme="minorHAnsi" w:cstheme="minorHAnsi"/>
          <w:color w:val="000000" w:themeColor="text1"/>
          <w:sz w:val="22"/>
          <w:szCs w:val="22"/>
        </w:rPr>
        <w:t>.</w:t>
      </w:r>
    </w:p>
    <w:p w14:paraId="765CB1E3" w14:textId="763BB612" w:rsidR="00E267D6" w:rsidRDefault="00E267D6"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DIU-Data Integration Unit means number of CPU’s</w:t>
      </w:r>
      <w:r w:rsidR="006B3B70">
        <w:rPr>
          <w:rFonts w:asciiTheme="minorHAnsi" w:hAnsiTheme="minorHAnsi" w:cstheme="minorHAnsi"/>
          <w:color w:val="000000" w:themeColor="text1"/>
          <w:sz w:val="22"/>
          <w:szCs w:val="22"/>
        </w:rPr>
        <w:t xml:space="preserve"> </w:t>
      </w:r>
    </w:p>
    <w:p w14:paraId="75B75B27" w14:textId="2149EE64" w:rsidR="006B3B70" w:rsidRDefault="006B3B70"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Enable compression , enable stagging and Degree of copy parallelism are necessary to improve </w:t>
      </w:r>
      <w:r w:rsidR="00F20C5B">
        <w:rPr>
          <w:rFonts w:asciiTheme="minorHAnsi" w:hAnsiTheme="minorHAnsi" w:cstheme="minorHAnsi"/>
          <w:color w:val="000000" w:themeColor="text1"/>
          <w:sz w:val="22"/>
          <w:szCs w:val="22"/>
        </w:rPr>
        <w:t xml:space="preserve">the issues. </w:t>
      </w:r>
    </w:p>
    <w:p w14:paraId="5AD097AD" w14:textId="60B96519" w:rsidR="00F20C5B" w:rsidRDefault="00F20C5B"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Enable stagging use is  to store temporary files of compressed files and decompress it and store the data in ADLS Gen2.</w:t>
      </w:r>
    </w:p>
    <w:p w14:paraId="03510F32" w14:textId="31C598FA" w:rsidR="00306252" w:rsidRDefault="00306252"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r>
        <w:rPr>
          <w:noProof/>
        </w:rPr>
        <w:lastRenderedPageBreak/>
        <w:drawing>
          <wp:inline distT="0" distB="0" distL="0" distR="0" wp14:anchorId="048A8943" wp14:editId="51C08C08">
            <wp:extent cx="5762625" cy="619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6191250"/>
                    </a:xfrm>
                    <a:prstGeom prst="rect">
                      <a:avLst/>
                    </a:prstGeom>
                  </pic:spPr>
                </pic:pic>
              </a:graphicData>
            </a:graphic>
          </wp:inline>
        </w:drawing>
      </w:r>
    </w:p>
    <w:p w14:paraId="7865BCEE" w14:textId="77777777" w:rsidR="00B22ED6" w:rsidRPr="00A111AE" w:rsidRDefault="00B22ED6" w:rsidP="00A111AE">
      <w:pPr>
        <w:pStyle w:val="transcript--underline-cue--3osdw"/>
        <w:spacing w:before="0" w:beforeAutospacing="0" w:after="0" w:afterAutospacing="0"/>
        <w:contextualSpacing/>
        <w:jc w:val="both"/>
        <w:rPr>
          <w:rFonts w:asciiTheme="minorHAnsi" w:hAnsiTheme="minorHAnsi" w:cstheme="minorHAnsi"/>
          <w:color w:val="000000" w:themeColor="text1"/>
          <w:sz w:val="22"/>
          <w:szCs w:val="22"/>
        </w:rPr>
      </w:pPr>
    </w:p>
    <w:p w14:paraId="50C885EE" w14:textId="2BA37A34" w:rsidR="00061A88" w:rsidRDefault="00577E1F" w:rsidP="00D43795">
      <w:pPr>
        <w:jc w:val="both"/>
        <w:rPr>
          <w:rFonts w:cstheme="minorHAnsi"/>
          <w:b/>
          <w:bCs/>
          <w:color w:val="000000" w:themeColor="text1"/>
        </w:rPr>
      </w:pPr>
      <w:r w:rsidRPr="00577E1F">
        <w:rPr>
          <w:rFonts w:cstheme="minorHAnsi"/>
          <w:b/>
          <w:bCs/>
          <w:color w:val="000000" w:themeColor="text1"/>
        </w:rPr>
        <w:t>What are different activities used in Azure Data factory?</w:t>
      </w:r>
    </w:p>
    <w:p w14:paraId="60262BFE" w14:textId="46760A1E" w:rsidR="00385B5B" w:rsidRDefault="00385B5B" w:rsidP="00D43795">
      <w:pPr>
        <w:jc w:val="both"/>
        <w:rPr>
          <w:rFonts w:cstheme="minorHAnsi"/>
          <w:color w:val="000000" w:themeColor="text1"/>
        </w:rPr>
      </w:pPr>
      <w:r>
        <w:rPr>
          <w:rFonts w:cstheme="minorHAnsi"/>
          <w:b/>
          <w:bCs/>
          <w:color w:val="000000" w:themeColor="text1"/>
        </w:rPr>
        <w:t xml:space="preserve">Copy Data Activity: </w:t>
      </w:r>
      <w:r>
        <w:rPr>
          <w:rFonts w:cstheme="minorHAnsi"/>
          <w:color w:val="000000" w:themeColor="text1"/>
        </w:rPr>
        <w:t>used to copy data from source to destination.</w:t>
      </w:r>
    </w:p>
    <w:p w14:paraId="2375EAFA" w14:textId="6CE5F7A5" w:rsidR="00981962" w:rsidRDefault="00981962" w:rsidP="00D43795">
      <w:pPr>
        <w:jc w:val="both"/>
        <w:rPr>
          <w:rFonts w:cstheme="minorHAnsi"/>
          <w:color w:val="000000" w:themeColor="text1"/>
        </w:rPr>
      </w:pPr>
      <w:r>
        <w:rPr>
          <w:rFonts w:cstheme="minorHAnsi"/>
          <w:b/>
          <w:bCs/>
          <w:color w:val="000000" w:themeColor="text1"/>
        </w:rPr>
        <w:t xml:space="preserve">ForEach Activity: </w:t>
      </w:r>
      <w:r>
        <w:rPr>
          <w:rFonts w:cstheme="minorHAnsi"/>
          <w:color w:val="000000" w:themeColor="text1"/>
        </w:rPr>
        <w:t>Something</w:t>
      </w:r>
      <w:r w:rsidR="00F1431F">
        <w:rPr>
          <w:rFonts w:cstheme="minorHAnsi"/>
          <w:color w:val="000000" w:themeColor="text1"/>
        </w:rPr>
        <w:t xml:space="preserve"> activity</w:t>
      </w:r>
      <w:r>
        <w:rPr>
          <w:rFonts w:cstheme="minorHAnsi"/>
          <w:color w:val="000000" w:themeColor="text1"/>
        </w:rPr>
        <w:t xml:space="preserve"> I want to execute in</w:t>
      </w:r>
      <w:r w:rsidR="00F1431F">
        <w:rPr>
          <w:rFonts w:cstheme="minorHAnsi"/>
          <w:color w:val="000000" w:themeColor="text1"/>
        </w:rPr>
        <w:t>side for</w:t>
      </w:r>
      <w:r>
        <w:rPr>
          <w:rFonts w:cstheme="minorHAnsi"/>
          <w:color w:val="000000" w:themeColor="text1"/>
        </w:rPr>
        <w:t xml:space="preserve"> </w:t>
      </w:r>
      <w:r w:rsidR="00F1431F">
        <w:rPr>
          <w:rFonts w:cstheme="minorHAnsi"/>
          <w:color w:val="000000" w:themeColor="text1"/>
        </w:rPr>
        <w:t>loop, then we can go with this activity.</w:t>
      </w:r>
      <w:r>
        <w:rPr>
          <w:rFonts w:cstheme="minorHAnsi"/>
          <w:color w:val="000000" w:themeColor="text1"/>
        </w:rPr>
        <w:t xml:space="preserve"> </w:t>
      </w:r>
    </w:p>
    <w:p w14:paraId="3953A957" w14:textId="2855E67A" w:rsidR="00DC4620" w:rsidRDefault="00DC4620" w:rsidP="00D43795">
      <w:pPr>
        <w:jc w:val="both"/>
        <w:rPr>
          <w:rFonts w:cstheme="minorHAnsi"/>
          <w:color w:val="000000" w:themeColor="text1"/>
        </w:rPr>
      </w:pPr>
      <w:r>
        <w:rPr>
          <w:rFonts w:cstheme="minorHAnsi"/>
          <w:b/>
          <w:bCs/>
          <w:color w:val="000000" w:themeColor="text1"/>
        </w:rPr>
        <w:t xml:space="preserve">Metadata Activity: </w:t>
      </w:r>
      <w:r>
        <w:rPr>
          <w:rFonts w:cstheme="minorHAnsi"/>
          <w:color w:val="000000" w:themeColor="text1"/>
        </w:rPr>
        <w:t>I have source dataset and I want to derive some information about source dataset</w:t>
      </w:r>
      <w:r w:rsidR="0001733B">
        <w:rPr>
          <w:rFonts w:cstheme="minorHAnsi"/>
          <w:color w:val="000000" w:themeColor="text1"/>
        </w:rPr>
        <w:t>, then we will use this activity.</w:t>
      </w:r>
    </w:p>
    <w:p w14:paraId="44CAA546" w14:textId="3692A52F" w:rsidR="0001733B" w:rsidRDefault="0001733B" w:rsidP="00D43795">
      <w:pPr>
        <w:jc w:val="both"/>
        <w:rPr>
          <w:rFonts w:cstheme="minorHAnsi"/>
          <w:color w:val="000000" w:themeColor="text1"/>
        </w:rPr>
      </w:pPr>
      <w:r>
        <w:rPr>
          <w:rFonts w:cstheme="minorHAnsi"/>
          <w:b/>
          <w:bCs/>
          <w:color w:val="000000" w:themeColor="text1"/>
        </w:rPr>
        <w:t>Set Variable Activity:</w:t>
      </w:r>
      <w:r w:rsidR="00A81C21">
        <w:rPr>
          <w:rFonts w:cstheme="minorHAnsi"/>
          <w:color w:val="000000" w:themeColor="text1"/>
        </w:rPr>
        <w:t xml:space="preserve">  here we actually define a variable and value to that</w:t>
      </w:r>
      <w:r w:rsidR="006408B7">
        <w:rPr>
          <w:rFonts w:cstheme="minorHAnsi"/>
          <w:color w:val="000000" w:themeColor="text1"/>
        </w:rPr>
        <w:t xml:space="preserve"> variable.</w:t>
      </w:r>
    </w:p>
    <w:p w14:paraId="1D41C32A" w14:textId="54A4A287" w:rsidR="006408B7" w:rsidRDefault="006408B7" w:rsidP="00D43795">
      <w:pPr>
        <w:jc w:val="both"/>
        <w:rPr>
          <w:rFonts w:cstheme="minorHAnsi"/>
          <w:color w:val="000000" w:themeColor="text1"/>
        </w:rPr>
      </w:pPr>
      <w:r w:rsidRPr="006408B7">
        <w:rPr>
          <w:rFonts w:cstheme="minorHAnsi"/>
          <w:b/>
          <w:bCs/>
          <w:color w:val="000000" w:themeColor="text1"/>
        </w:rPr>
        <w:t>Lookup Activity:</w:t>
      </w:r>
      <w:r>
        <w:rPr>
          <w:rFonts w:cstheme="minorHAnsi"/>
          <w:b/>
          <w:bCs/>
          <w:color w:val="000000" w:themeColor="text1"/>
        </w:rPr>
        <w:t xml:space="preserve"> </w:t>
      </w:r>
      <w:r>
        <w:rPr>
          <w:rFonts w:cstheme="minorHAnsi"/>
          <w:color w:val="000000" w:themeColor="text1"/>
        </w:rPr>
        <w:t xml:space="preserve"> we can get output through a query /</w:t>
      </w:r>
      <w:r w:rsidR="00D00EF3">
        <w:rPr>
          <w:rFonts w:cstheme="minorHAnsi"/>
          <w:color w:val="000000" w:themeColor="text1"/>
        </w:rPr>
        <w:t>singleton output from a table as well</w:t>
      </w:r>
    </w:p>
    <w:p w14:paraId="40864910" w14:textId="2DCC286B" w:rsidR="00D00EF3" w:rsidRDefault="00D00EF3" w:rsidP="00D43795">
      <w:pPr>
        <w:jc w:val="both"/>
        <w:rPr>
          <w:rFonts w:cstheme="minorHAnsi"/>
          <w:color w:val="000000" w:themeColor="text1"/>
        </w:rPr>
      </w:pPr>
      <w:r>
        <w:rPr>
          <w:rFonts w:cstheme="minorHAnsi"/>
          <w:b/>
          <w:bCs/>
          <w:color w:val="000000" w:themeColor="text1"/>
        </w:rPr>
        <w:lastRenderedPageBreak/>
        <w:t xml:space="preserve">Wait Activity: </w:t>
      </w:r>
      <w:r>
        <w:rPr>
          <w:rFonts w:cstheme="minorHAnsi"/>
          <w:color w:val="000000" w:themeColor="text1"/>
        </w:rPr>
        <w:t xml:space="preserve">Allows pipeline to wait </w:t>
      </w:r>
      <w:r w:rsidR="000320A7">
        <w:rPr>
          <w:rFonts w:cstheme="minorHAnsi"/>
          <w:color w:val="000000" w:themeColor="text1"/>
        </w:rPr>
        <w:t>for some time. The time depends on what we specify inside wait activity.</w:t>
      </w:r>
    </w:p>
    <w:p w14:paraId="5AD71B5F" w14:textId="43E55421" w:rsidR="000320A7" w:rsidRDefault="00EE5CF3" w:rsidP="00D43795">
      <w:pPr>
        <w:jc w:val="both"/>
        <w:rPr>
          <w:rFonts w:cstheme="minorHAnsi"/>
          <w:color w:val="000000" w:themeColor="text1"/>
        </w:rPr>
      </w:pPr>
      <w:r>
        <w:rPr>
          <w:rFonts w:cstheme="minorHAnsi"/>
          <w:b/>
          <w:bCs/>
          <w:color w:val="000000" w:themeColor="text1"/>
        </w:rPr>
        <w:t>Va</w:t>
      </w:r>
      <w:r w:rsidR="001A1637">
        <w:rPr>
          <w:rFonts w:cstheme="minorHAnsi"/>
          <w:b/>
          <w:bCs/>
          <w:color w:val="000000" w:themeColor="text1"/>
        </w:rPr>
        <w:t xml:space="preserve">lidation Activity: </w:t>
      </w:r>
      <w:r w:rsidR="001A1637">
        <w:rPr>
          <w:rFonts w:cstheme="minorHAnsi"/>
          <w:color w:val="000000" w:themeColor="text1"/>
        </w:rPr>
        <w:t>performs data checks here.</w:t>
      </w:r>
      <w:r w:rsidR="008B7337">
        <w:rPr>
          <w:rFonts w:cstheme="minorHAnsi"/>
          <w:color w:val="000000" w:themeColor="text1"/>
        </w:rPr>
        <w:t xml:space="preserve"> It just validates presence of our files.</w:t>
      </w:r>
      <w:r w:rsidR="002F6722">
        <w:rPr>
          <w:rFonts w:cstheme="minorHAnsi"/>
          <w:color w:val="000000" w:themeColor="text1"/>
        </w:rPr>
        <w:t xml:space="preserve"> True or not</w:t>
      </w:r>
    </w:p>
    <w:p w14:paraId="401535C0" w14:textId="77777777" w:rsidR="006F4984" w:rsidRDefault="002F6722" w:rsidP="00D43795">
      <w:pPr>
        <w:jc w:val="both"/>
        <w:rPr>
          <w:rFonts w:cstheme="minorHAnsi"/>
          <w:color w:val="000000" w:themeColor="text1"/>
        </w:rPr>
      </w:pPr>
      <w:r>
        <w:rPr>
          <w:rFonts w:cstheme="minorHAnsi"/>
          <w:b/>
          <w:bCs/>
          <w:color w:val="000000" w:themeColor="text1"/>
        </w:rPr>
        <w:t>Web</w:t>
      </w:r>
      <w:r w:rsidR="006F4984">
        <w:rPr>
          <w:rFonts w:cstheme="minorHAnsi"/>
          <w:b/>
          <w:bCs/>
          <w:color w:val="000000" w:themeColor="text1"/>
        </w:rPr>
        <w:t xml:space="preserve"> and Web hook</w:t>
      </w:r>
      <w:r>
        <w:rPr>
          <w:rFonts w:cstheme="minorHAnsi"/>
          <w:b/>
          <w:bCs/>
          <w:color w:val="000000" w:themeColor="text1"/>
        </w:rPr>
        <w:t xml:space="preserve"> Activity:  </w:t>
      </w:r>
      <w:r>
        <w:rPr>
          <w:rFonts w:cstheme="minorHAnsi"/>
          <w:color w:val="000000" w:themeColor="text1"/>
        </w:rPr>
        <w:t xml:space="preserve"> used to trigger http requests</w:t>
      </w:r>
    </w:p>
    <w:p w14:paraId="12CCD600" w14:textId="463CCA5E" w:rsidR="008B7337" w:rsidRDefault="00BB0E15" w:rsidP="00D43795">
      <w:pPr>
        <w:jc w:val="both"/>
        <w:rPr>
          <w:rFonts w:cstheme="minorHAnsi"/>
          <w:b/>
          <w:bCs/>
          <w:color w:val="000000" w:themeColor="text1"/>
        </w:rPr>
      </w:pPr>
      <w:r>
        <w:rPr>
          <w:rFonts w:cstheme="minorHAnsi"/>
          <w:b/>
          <w:bCs/>
          <w:color w:val="000000" w:themeColor="text1"/>
        </w:rPr>
        <w:t>Until Activity</w:t>
      </w:r>
    </w:p>
    <w:p w14:paraId="329F6E12" w14:textId="061627FB" w:rsidR="00BB0E15" w:rsidRDefault="00BB0E15" w:rsidP="00D43795">
      <w:pPr>
        <w:jc w:val="both"/>
        <w:rPr>
          <w:rFonts w:cstheme="minorHAnsi"/>
          <w:b/>
          <w:bCs/>
          <w:color w:val="000000" w:themeColor="text1"/>
        </w:rPr>
      </w:pPr>
      <w:r>
        <w:rPr>
          <w:rFonts w:cstheme="minorHAnsi"/>
          <w:b/>
          <w:bCs/>
          <w:color w:val="000000" w:themeColor="text1"/>
        </w:rPr>
        <w:t>If Condition</w:t>
      </w:r>
    </w:p>
    <w:p w14:paraId="2F9F5284" w14:textId="41FEB8A6" w:rsidR="00BB0E15" w:rsidRDefault="00BB0E15" w:rsidP="00D43795">
      <w:pPr>
        <w:pBdr>
          <w:bottom w:val="single" w:sz="6" w:space="1" w:color="auto"/>
        </w:pBdr>
        <w:jc w:val="both"/>
        <w:rPr>
          <w:rFonts w:cstheme="minorHAnsi"/>
          <w:b/>
          <w:bCs/>
          <w:color w:val="000000" w:themeColor="text1"/>
        </w:rPr>
      </w:pPr>
      <w:r>
        <w:rPr>
          <w:rFonts w:cstheme="minorHAnsi"/>
          <w:b/>
          <w:bCs/>
          <w:color w:val="000000" w:themeColor="text1"/>
        </w:rPr>
        <w:t>Filter Activities</w:t>
      </w:r>
      <w:r w:rsidR="00C800C5">
        <w:rPr>
          <w:rFonts w:cstheme="minorHAnsi"/>
          <w:b/>
          <w:bCs/>
          <w:color w:val="000000" w:themeColor="text1"/>
        </w:rPr>
        <w:t>.</w:t>
      </w:r>
    </w:p>
    <w:p w14:paraId="38EBAA8F" w14:textId="3CFE8B2F" w:rsidR="00C800C5" w:rsidRDefault="00C800C5" w:rsidP="00D43795">
      <w:pPr>
        <w:jc w:val="both"/>
        <w:rPr>
          <w:rFonts w:cstheme="minorHAnsi"/>
          <w:color w:val="000000" w:themeColor="text1"/>
        </w:rPr>
      </w:pPr>
      <w:r w:rsidRPr="00C800C5">
        <w:rPr>
          <w:rFonts w:cstheme="minorHAnsi"/>
          <w:b/>
          <w:bCs/>
          <w:color w:val="000000" w:themeColor="text1"/>
        </w:rPr>
        <w:t>Can you execute For-Each inside another For-Each activity?</w:t>
      </w:r>
      <w:r>
        <w:rPr>
          <w:rFonts w:cstheme="minorHAnsi"/>
          <w:b/>
          <w:bCs/>
          <w:color w:val="000000" w:themeColor="text1"/>
        </w:rPr>
        <w:t xml:space="preserve"> </w:t>
      </w:r>
      <w:r>
        <w:rPr>
          <w:rFonts w:cstheme="minorHAnsi"/>
          <w:color w:val="000000" w:themeColor="text1"/>
        </w:rPr>
        <w:t>No</w:t>
      </w:r>
    </w:p>
    <w:p w14:paraId="53188A29" w14:textId="78F2D626" w:rsidR="00A6280A" w:rsidRDefault="00A6280A" w:rsidP="00D43795">
      <w:pPr>
        <w:jc w:val="both"/>
        <w:rPr>
          <w:rFonts w:cstheme="minorHAnsi"/>
          <w:b/>
          <w:bCs/>
          <w:color w:val="000000" w:themeColor="text1"/>
        </w:rPr>
      </w:pPr>
      <w:r>
        <w:rPr>
          <w:rFonts w:cstheme="minorHAnsi"/>
          <w:b/>
          <w:bCs/>
          <w:color w:val="000000" w:themeColor="text1"/>
        </w:rPr>
        <w:t>What are different metadata options that get in Metadata activity?</w:t>
      </w:r>
    </w:p>
    <w:p w14:paraId="20D4A3ED" w14:textId="201F861E" w:rsidR="00A6280A" w:rsidRDefault="00656EF6" w:rsidP="00D43795">
      <w:pPr>
        <w:pBdr>
          <w:bottom w:val="single" w:sz="6" w:space="1" w:color="auto"/>
        </w:pBdr>
        <w:jc w:val="both"/>
        <w:rPr>
          <w:rFonts w:cstheme="minorHAnsi"/>
          <w:b/>
          <w:bCs/>
          <w:color w:val="000000" w:themeColor="text1"/>
        </w:rPr>
      </w:pPr>
      <w:r>
        <w:rPr>
          <w:noProof/>
        </w:rPr>
        <w:drawing>
          <wp:inline distT="0" distB="0" distL="0" distR="0" wp14:anchorId="7468E504" wp14:editId="5C7D722B">
            <wp:extent cx="5943600" cy="4353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53560"/>
                    </a:xfrm>
                    <a:prstGeom prst="rect">
                      <a:avLst/>
                    </a:prstGeom>
                  </pic:spPr>
                </pic:pic>
              </a:graphicData>
            </a:graphic>
          </wp:inline>
        </w:drawing>
      </w:r>
    </w:p>
    <w:p w14:paraId="57F1107A" w14:textId="0942E4AA" w:rsidR="009131E6" w:rsidRDefault="009131E6" w:rsidP="00D43795">
      <w:pPr>
        <w:jc w:val="both"/>
        <w:rPr>
          <w:rFonts w:cstheme="minorHAnsi"/>
          <w:b/>
          <w:bCs/>
          <w:color w:val="000000" w:themeColor="text1"/>
        </w:rPr>
      </w:pPr>
      <w:r>
        <w:rPr>
          <w:rFonts w:cstheme="minorHAnsi"/>
          <w:b/>
          <w:bCs/>
          <w:color w:val="000000" w:themeColor="text1"/>
        </w:rPr>
        <w:t>If we want to use output by executing a query, which activity shall you use?</w:t>
      </w:r>
    </w:p>
    <w:p w14:paraId="668F4B90" w14:textId="3F575E49" w:rsidR="009131E6" w:rsidRDefault="009131E6" w:rsidP="00D43795">
      <w:pPr>
        <w:jc w:val="both"/>
        <w:rPr>
          <w:rFonts w:cstheme="minorHAnsi"/>
          <w:color w:val="000000" w:themeColor="text1"/>
        </w:rPr>
      </w:pPr>
      <w:r>
        <w:rPr>
          <w:rFonts w:cstheme="minorHAnsi"/>
          <w:color w:val="000000" w:themeColor="text1"/>
        </w:rPr>
        <w:t>Look Up Activity</w:t>
      </w:r>
    </w:p>
    <w:p w14:paraId="6E767221" w14:textId="0551EC3B" w:rsidR="00C04E2E" w:rsidRDefault="00C04E2E" w:rsidP="00D43795">
      <w:pPr>
        <w:jc w:val="both"/>
        <w:rPr>
          <w:rFonts w:cstheme="minorHAnsi"/>
          <w:b/>
          <w:bCs/>
          <w:color w:val="000000" w:themeColor="text1"/>
        </w:rPr>
      </w:pPr>
      <w:r>
        <w:rPr>
          <w:rFonts w:cstheme="minorHAnsi"/>
          <w:b/>
          <w:bCs/>
          <w:color w:val="000000" w:themeColor="text1"/>
        </w:rPr>
        <w:t>How do you verify presence of file in a storage?</w:t>
      </w:r>
    </w:p>
    <w:p w14:paraId="5E6F6873" w14:textId="05A4174F" w:rsidR="00C04E2E" w:rsidRDefault="00C04E2E" w:rsidP="00D43795">
      <w:pPr>
        <w:jc w:val="both"/>
        <w:rPr>
          <w:rFonts w:cstheme="minorHAnsi"/>
          <w:color w:val="000000" w:themeColor="text1"/>
        </w:rPr>
      </w:pPr>
      <w:r>
        <w:rPr>
          <w:rFonts w:cstheme="minorHAnsi"/>
          <w:color w:val="000000" w:themeColor="text1"/>
        </w:rPr>
        <w:t>Validation Activity</w:t>
      </w:r>
    </w:p>
    <w:p w14:paraId="018B8000" w14:textId="1692335A" w:rsidR="00AC4B04" w:rsidRDefault="00AC4B04" w:rsidP="00D43795">
      <w:pPr>
        <w:jc w:val="both"/>
        <w:rPr>
          <w:rFonts w:cstheme="minorHAnsi"/>
          <w:color w:val="000000" w:themeColor="text1"/>
        </w:rPr>
      </w:pPr>
      <w:r>
        <w:rPr>
          <w:noProof/>
        </w:rPr>
        <w:lastRenderedPageBreak/>
        <w:drawing>
          <wp:inline distT="0" distB="0" distL="0" distR="0" wp14:anchorId="57F5A39E" wp14:editId="48CC8307">
            <wp:extent cx="1536700" cy="237346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9814" cy="2378275"/>
                    </a:xfrm>
                    <a:prstGeom prst="rect">
                      <a:avLst/>
                    </a:prstGeom>
                  </pic:spPr>
                </pic:pic>
              </a:graphicData>
            </a:graphic>
          </wp:inline>
        </w:drawing>
      </w:r>
      <w:r>
        <w:rPr>
          <w:rFonts w:cstheme="minorHAnsi"/>
          <w:color w:val="000000" w:themeColor="text1"/>
        </w:rPr>
        <w:t>Time out specifie</w:t>
      </w:r>
      <w:r w:rsidR="00D97E92">
        <w:rPr>
          <w:rFonts w:cstheme="minorHAnsi"/>
          <w:color w:val="000000" w:themeColor="text1"/>
        </w:rPr>
        <w:t xml:space="preserve">s </w:t>
      </w:r>
      <w:r w:rsidR="005B1F7F">
        <w:rPr>
          <w:rFonts w:cstheme="minorHAnsi"/>
          <w:color w:val="000000" w:themeColor="text1"/>
        </w:rPr>
        <w:t xml:space="preserve">number of days to check whether file is present or not, by default it is 7 days. </w:t>
      </w:r>
    </w:p>
    <w:p w14:paraId="4CE93FE7" w14:textId="7BB93CB3" w:rsidR="005359DD" w:rsidRDefault="005359DD" w:rsidP="00D43795">
      <w:pPr>
        <w:jc w:val="both"/>
        <w:rPr>
          <w:rFonts w:cstheme="minorHAnsi"/>
          <w:b/>
          <w:bCs/>
          <w:color w:val="000000" w:themeColor="text1"/>
        </w:rPr>
      </w:pPr>
      <w:r>
        <w:rPr>
          <w:rFonts w:cstheme="minorHAnsi"/>
          <w:b/>
          <w:bCs/>
          <w:color w:val="000000" w:themeColor="text1"/>
        </w:rPr>
        <w:t>Have you used Execute Notebook Activity ? How do you pass parameters to our notebooks to execute notebook activity?</w:t>
      </w:r>
    </w:p>
    <w:p w14:paraId="0A427BB4" w14:textId="358C7858" w:rsidR="005359DD" w:rsidRDefault="009F2C83" w:rsidP="00D43795">
      <w:pPr>
        <w:pBdr>
          <w:bottom w:val="single" w:sz="6" w:space="1" w:color="auto"/>
        </w:pBdr>
        <w:jc w:val="both"/>
        <w:rPr>
          <w:rFonts w:cstheme="minorHAnsi"/>
          <w:color w:val="000000" w:themeColor="text1"/>
        </w:rPr>
      </w:pPr>
      <w:r>
        <w:rPr>
          <w:rFonts w:cstheme="minorHAnsi"/>
          <w:color w:val="000000" w:themeColor="text1"/>
        </w:rPr>
        <w:t xml:space="preserve">Using baseParameters property we can pass parameters to notebook </w:t>
      </w:r>
      <w:r w:rsidR="004B4A21">
        <w:rPr>
          <w:rFonts w:cstheme="minorHAnsi"/>
          <w:color w:val="000000" w:themeColor="text1"/>
        </w:rPr>
        <w:t xml:space="preserve">,in case parameters are not specified in activity, default values from </w:t>
      </w:r>
      <w:r w:rsidR="000A7B75">
        <w:rPr>
          <w:rFonts w:cstheme="minorHAnsi"/>
          <w:color w:val="000000" w:themeColor="text1"/>
        </w:rPr>
        <w:t>notebook will be executed.</w:t>
      </w:r>
    </w:p>
    <w:p w14:paraId="18E85C7B" w14:textId="302B86D6" w:rsidR="00154394" w:rsidRDefault="00154394" w:rsidP="00D43795">
      <w:pPr>
        <w:jc w:val="both"/>
        <w:rPr>
          <w:rFonts w:cstheme="minorHAnsi"/>
          <w:color w:val="000000" w:themeColor="text1"/>
        </w:rPr>
      </w:pPr>
      <w:r>
        <w:rPr>
          <w:rFonts w:cstheme="minorHAnsi"/>
          <w:color w:val="000000" w:themeColor="text1"/>
        </w:rPr>
        <w:t>How do you handle incremental data in Data Factory?</w:t>
      </w:r>
    </w:p>
    <w:p w14:paraId="1151733F" w14:textId="7908CF9C" w:rsidR="00154394" w:rsidRDefault="00DC32DC" w:rsidP="00D43795">
      <w:pPr>
        <w:jc w:val="both"/>
        <w:rPr>
          <w:rFonts w:cstheme="minorHAnsi"/>
          <w:color w:val="000000" w:themeColor="text1"/>
        </w:rPr>
      </w:pPr>
      <w:r>
        <w:rPr>
          <w:rFonts w:cstheme="minorHAnsi"/>
          <w:color w:val="000000" w:themeColor="text1"/>
        </w:rPr>
        <w:t xml:space="preserve">Let’s say my source is Azure SQL Database and table is source and </w:t>
      </w:r>
      <w:r w:rsidR="00F0126B">
        <w:rPr>
          <w:rFonts w:cstheme="minorHAnsi"/>
          <w:color w:val="000000" w:themeColor="text1"/>
        </w:rPr>
        <w:t>let’s</w:t>
      </w:r>
      <w:r>
        <w:rPr>
          <w:rFonts w:cstheme="minorHAnsi"/>
          <w:color w:val="000000" w:themeColor="text1"/>
        </w:rPr>
        <w:t xml:space="preserve"> say we has a watermark </w:t>
      </w:r>
      <w:r w:rsidR="00F0126B">
        <w:rPr>
          <w:rFonts w:cstheme="minorHAnsi"/>
          <w:color w:val="000000" w:themeColor="text1"/>
        </w:rPr>
        <w:t xml:space="preserve">value or </w:t>
      </w:r>
      <w:r>
        <w:rPr>
          <w:rFonts w:cstheme="minorHAnsi"/>
          <w:color w:val="000000" w:themeColor="text1"/>
        </w:rPr>
        <w:t xml:space="preserve"> Date </w:t>
      </w:r>
      <w:r w:rsidR="00C6061C">
        <w:rPr>
          <w:rFonts w:cstheme="minorHAnsi"/>
          <w:color w:val="000000" w:themeColor="text1"/>
        </w:rPr>
        <w:t xml:space="preserve">column and these rows are inserted </w:t>
      </w:r>
      <w:r w:rsidR="00216C3E">
        <w:rPr>
          <w:rFonts w:cstheme="minorHAnsi"/>
          <w:color w:val="000000" w:themeColor="text1"/>
        </w:rPr>
        <w:t xml:space="preserve">today and tomorrow data comes in that particular table </w:t>
      </w:r>
      <w:r w:rsidR="00A32B8B">
        <w:rPr>
          <w:rFonts w:cstheme="minorHAnsi"/>
          <w:color w:val="000000" w:themeColor="text1"/>
        </w:rPr>
        <w:t xml:space="preserve">, we have another set of rows with </w:t>
      </w:r>
      <w:proofErr w:type="gramStart"/>
      <w:r w:rsidR="00A32B8B">
        <w:rPr>
          <w:rFonts w:cstheme="minorHAnsi"/>
          <w:color w:val="000000" w:themeColor="text1"/>
        </w:rPr>
        <w:t>tomorrows</w:t>
      </w:r>
      <w:proofErr w:type="gramEnd"/>
      <w:r w:rsidR="00A32B8B">
        <w:rPr>
          <w:rFonts w:cstheme="minorHAnsi"/>
          <w:color w:val="000000" w:themeColor="text1"/>
        </w:rPr>
        <w:t xml:space="preserve"> date , </w:t>
      </w:r>
      <w:r w:rsidR="00012444">
        <w:rPr>
          <w:rFonts w:cstheme="minorHAnsi"/>
          <w:color w:val="000000" w:themeColor="text1"/>
        </w:rPr>
        <w:t>incremental data is the date column is the watermark value</w:t>
      </w:r>
      <w:r w:rsidR="00886675">
        <w:rPr>
          <w:rFonts w:cstheme="minorHAnsi"/>
          <w:color w:val="000000" w:themeColor="text1"/>
        </w:rPr>
        <w:t>, in this case we take highest watermark value</w:t>
      </w:r>
      <w:r w:rsidR="00183BD3">
        <w:rPr>
          <w:rFonts w:cstheme="minorHAnsi"/>
          <w:color w:val="000000" w:themeColor="text1"/>
        </w:rPr>
        <w:t xml:space="preserve"> from that table and load it and store that data value in another table </w:t>
      </w:r>
      <w:r w:rsidR="00CE6313">
        <w:rPr>
          <w:rFonts w:cstheme="minorHAnsi"/>
          <w:color w:val="000000" w:themeColor="text1"/>
        </w:rPr>
        <w:t xml:space="preserve">which we left and refer </w:t>
      </w:r>
      <w:r w:rsidR="00E329AB">
        <w:rPr>
          <w:rFonts w:cstheme="minorHAnsi"/>
          <w:color w:val="000000" w:themeColor="text1"/>
        </w:rPr>
        <w:t xml:space="preserve">again. </w:t>
      </w:r>
      <w:r w:rsidR="00DF5201">
        <w:rPr>
          <w:rFonts w:cstheme="minorHAnsi"/>
          <w:color w:val="000000" w:themeColor="text1"/>
        </w:rPr>
        <w:t>Again,</w:t>
      </w:r>
      <w:r w:rsidR="00CE6313">
        <w:rPr>
          <w:rFonts w:cstheme="minorHAnsi"/>
          <w:color w:val="000000" w:themeColor="text1"/>
        </w:rPr>
        <w:t xml:space="preserve"> tomorrow if number of rows are coming</w:t>
      </w:r>
      <w:r w:rsidR="00E329AB">
        <w:rPr>
          <w:rFonts w:cstheme="minorHAnsi"/>
          <w:color w:val="000000" w:themeColor="text1"/>
        </w:rPr>
        <w:t xml:space="preserve"> for that table, now we will have different value for that date, so will have different value for watermark</w:t>
      </w:r>
      <w:r w:rsidR="00DF5201">
        <w:rPr>
          <w:rFonts w:cstheme="minorHAnsi"/>
          <w:color w:val="000000" w:themeColor="text1"/>
        </w:rPr>
        <w:t xml:space="preserve">. So, we can compare watermark value which comes this time with last time water mark value </w:t>
      </w:r>
      <w:r w:rsidR="00C52263">
        <w:rPr>
          <w:rFonts w:cstheme="minorHAnsi"/>
          <w:color w:val="000000" w:themeColor="text1"/>
        </w:rPr>
        <w:t xml:space="preserve"> and we can only load incremental data</w:t>
      </w:r>
      <w:r w:rsidR="00C67E48">
        <w:rPr>
          <w:rFonts w:cstheme="minorHAnsi"/>
          <w:color w:val="000000" w:themeColor="text1"/>
        </w:rPr>
        <w:t>.</w:t>
      </w:r>
    </w:p>
    <w:p w14:paraId="7EBB3C04" w14:textId="7F280B03" w:rsidR="00593823" w:rsidRPr="005359DD" w:rsidRDefault="00593823" w:rsidP="00D43795">
      <w:pPr>
        <w:jc w:val="both"/>
        <w:rPr>
          <w:rFonts w:cstheme="minorHAnsi"/>
          <w:color w:val="000000" w:themeColor="text1"/>
        </w:rPr>
      </w:pPr>
      <w:r>
        <w:rPr>
          <w:noProof/>
        </w:rPr>
        <w:lastRenderedPageBreak/>
        <w:drawing>
          <wp:inline distT="0" distB="0" distL="0" distR="0" wp14:anchorId="3E3B7EBB" wp14:editId="522AB92C">
            <wp:extent cx="5943600" cy="3709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9035"/>
                    </a:xfrm>
                    <a:prstGeom prst="rect">
                      <a:avLst/>
                    </a:prstGeom>
                  </pic:spPr>
                </pic:pic>
              </a:graphicData>
            </a:graphic>
          </wp:inline>
        </w:drawing>
      </w:r>
    </w:p>
    <w:p w14:paraId="212A76B9" w14:textId="77777777" w:rsidR="00C800C5" w:rsidRPr="00C800C5" w:rsidRDefault="00C800C5" w:rsidP="00D43795">
      <w:pPr>
        <w:jc w:val="both"/>
        <w:rPr>
          <w:rFonts w:cstheme="minorHAnsi"/>
          <w:color w:val="000000" w:themeColor="text1"/>
        </w:rPr>
      </w:pPr>
    </w:p>
    <w:p w14:paraId="1B287E3C" w14:textId="1590128D" w:rsidR="008B7337" w:rsidRDefault="00E150DE" w:rsidP="00D43795">
      <w:pPr>
        <w:jc w:val="both"/>
        <w:rPr>
          <w:rFonts w:cstheme="minorHAnsi"/>
          <w:color w:val="000000" w:themeColor="text1"/>
        </w:rPr>
      </w:pPr>
      <w:r>
        <w:rPr>
          <w:noProof/>
        </w:rPr>
        <w:drawing>
          <wp:inline distT="0" distB="0" distL="0" distR="0" wp14:anchorId="53246A50" wp14:editId="1371AE38">
            <wp:extent cx="5943600" cy="3158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8490"/>
                    </a:xfrm>
                    <a:prstGeom prst="rect">
                      <a:avLst/>
                    </a:prstGeom>
                  </pic:spPr>
                </pic:pic>
              </a:graphicData>
            </a:graphic>
          </wp:inline>
        </w:drawing>
      </w:r>
    </w:p>
    <w:p w14:paraId="57952404" w14:textId="32FC0C42" w:rsidR="00F06091" w:rsidRDefault="008C76C2" w:rsidP="00D43795">
      <w:pPr>
        <w:jc w:val="both"/>
        <w:rPr>
          <w:rFonts w:cstheme="minorHAnsi"/>
          <w:color w:val="000000" w:themeColor="text1"/>
        </w:rPr>
      </w:pPr>
      <w:r>
        <w:rPr>
          <w:noProof/>
        </w:rPr>
        <w:lastRenderedPageBreak/>
        <w:drawing>
          <wp:inline distT="0" distB="0" distL="0" distR="0" wp14:anchorId="0A6F206A" wp14:editId="3268CBC3">
            <wp:extent cx="5943600" cy="242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3160"/>
                    </a:xfrm>
                    <a:prstGeom prst="rect">
                      <a:avLst/>
                    </a:prstGeom>
                  </pic:spPr>
                </pic:pic>
              </a:graphicData>
            </a:graphic>
          </wp:inline>
        </w:drawing>
      </w:r>
    </w:p>
    <w:p w14:paraId="459EC657" w14:textId="1833F347" w:rsidR="001A1637" w:rsidRDefault="00AD1280" w:rsidP="00D43795">
      <w:pPr>
        <w:jc w:val="both"/>
        <w:rPr>
          <w:rFonts w:cstheme="minorHAnsi"/>
          <w:color w:val="000000" w:themeColor="text1"/>
        </w:rPr>
      </w:pPr>
      <w:r>
        <w:rPr>
          <w:noProof/>
        </w:rPr>
        <w:drawing>
          <wp:inline distT="0" distB="0" distL="0" distR="0" wp14:anchorId="1C08B6EC" wp14:editId="776ABD21">
            <wp:extent cx="5943600" cy="947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47420"/>
                    </a:xfrm>
                    <a:prstGeom prst="rect">
                      <a:avLst/>
                    </a:prstGeom>
                  </pic:spPr>
                </pic:pic>
              </a:graphicData>
            </a:graphic>
          </wp:inline>
        </w:drawing>
      </w:r>
    </w:p>
    <w:p w14:paraId="624B9168" w14:textId="77777777" w:rsidR="00194E11" w:rsidRPr="001A1637" w:rsidRDefault="00194E11" w:rsidP="00D43795">
      <w:pPr>
        <w:jc w:val="both"/>
        <w:rPr>
          <w:rFonts w:cstheme="minorHAnsi"/>
          <w:color w:val="000000" w:themeColor="text1"/>
        </w:rPr>
      </w:pPr>
    </w:p>
    <w:p w14:paraId="1DEEB093" w14:textId="47552C69" w:rsidR="00F1431F" w:rsidRPr="00981962" w:rsidRDefault="000320A7" w:rsidP="00D43795">
      <w:pPr>
        <w:jc w:val="both"/>
        <w:rPr>
          <w:rFonts w:cstheme="minorHAnsi"/>
          <w:color w:val="000000" w:themeColor="text1"/>
        </w:rPr>
      </w:pPr>
      <w:r>
        <w:rPr>
          <w:rFonts w:cstheme="minorHAnsi"/>
          <w:color w:val="000000" w:themeColor="text1"/>
        </w:rPr>
        <w:tab/>
      </w:r>
    </w:p>
    <w:p w14:paraId="7B5F01C2" w14:textId="77777777" w:rsidR="00577E1F" w:rsidRDefault="00577E1F" w:rsidP="00D43795">
      <w:pPr>
        <w:jc w:val="both"/>
        <w:rPr>
          <w:rFonts w:cstheme="minorHAnsi"/>
          <w:color w:val="000000" w:themeColor="text1"/>
        </w:rPr>
      </w:pPr>
    </w:p>
    <w:p w14:paraId="7C5964AA" w14:textId="3C2A8221" w:rsidR="00D43795" w:rsidRDefault="00D43795" w:rsidP="00064D40">
      <w:pPr>
        <w:jc w:val="both"/>
        <w:rPr>
          <w:rFonts w:cstheme="minorHAnsi"/>
          <w:color w:val="000000" w:themeColor="text1"/>
        </w:rPr>
      </w:pPr>
    </w:p>
    <w:p w14:paraId="56551E63" w14:textId="77777777" w:rsidR="00322B48" w:rsidRDefault="00322B48" w:rsidP="00064D40">
      <w:pPr>
        <w:jc w:val="both"/>
        <w:rPr>
          <w:rFonts w:cstheme="minorHAnsi"/>
          <w:color w:val="000000" w:themeColor="text1"/>
        </w:rPr>
      </w:pPr>
    </w:p>
    <w:p w14:paraId="539AE1A2" w14:textId="77777777" w:rsidR="00322B48" w:rsidRPr="00064D40" w:rsidRDefault="00322B48" w:rsidP="00064D40">
      <w:pPr>
        <w:jc w:val="both"/>
        <w:rPr>
          <w:rFonts w:cstheme="minorHAnsi"/>
          <w:color w:val="000000" w:themeColor="text1"/>
        </w:rPr>
      </w:pPr>
    </w:p>
    <w:p w14:paraId="768D4001" w14:textId="77777777" w:rsidR="0031044C" w:rsidRPr="00763A5A" w:rsidRDefault="0031044C" w:rsidP="00763A5A">
      <w:pPr>
        <w:pStyle w:val="ListParagraph"/>
        <w:jc w:val="both"/>
        <w:rPr>
          <w:rFonts w:cstheme="minorHAnsi"/>
          <w:color w:val="000000" w:themeColor="text1"/>
        </w:rPr>
      </w:pPr>
    </w:p>
    <w:sectPr w:rsidR="0031044C" w:rsidRPr="00763A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40289" w14:textId="77777777" w:rsidR="009968F7" w:rsidRDefault="009968F7" w:rsidP="00BD619E">
      <w:pPr>
        <w:spacing w:after="0" w:line="240" w:lineRule="auto"/>
      </w:pPr>
      <w:r>
        <w:separator/>
      </w:r>
    </w:p>
  </w:endnote>
  <w:endnote w:type="continuationSeparator" w:id="0">
    <w:p w14:paraId="37401E42" w14:textId="77777777" w:rsidR="009968F7" w:rsidRDefault="009968F7" w:rsidP="00BD619E">
      <w:pPr>
        <w:spacing w:after="0" w:line="240" w:lineRule="auto"/>
      </w:pPr>
      <w:r>
        <w:continuationSeparator/>
      </w:r>
    </w:p>
  </w:endnote>
  <w:endnote w:type="continuationNotice" w:id="1">
    <w:p w14:paraId="69961624" w14:textId="77777777" w:rsidR="009968F7" w:rsidRDefault="009968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458AB" w14:textId="77777777" w:rsidR="009968F7" w:rsidRDefault="009968F7" w:rsidP="00BD619E">
      <w:pPr>
        <w:spacing w:after="0" w:line="240" w:lineRule="auto"/>
      </w:pPr>
      <w:r>
        <w:separator/>
      </w:r>
    </w:p>
  </w:footnote>
  <w:footnote w:type="continuationSeparator" w:id="0">
    <w:p w14:paraId="026881F0" w14:textId="77777777" w:rsidR="009968F7" w:rsidRDefault="009968F7" w:rsidP="00BD619E">
      <w:pPr>
        <w:spacing w:after="0" w:line="240" w:lineRule="auto"/>
      </w:pPr>
      <w:r>
        <w:continuationSeparator/>
      </w:r>
    </w:p>
  </w:footnote>
  <w:footnote w:type="continuationNotice" w:id="1">
    <w:p w14:paraId="7C43D9FE" w14:textId="77777777" w:rsidR="009968F7" w:rsidRDefault="009968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6E85"/>
    <w:multiLevelType w:val="hybridMultilevel"/>
    <w:tmpl w:val="82A6BF04"/>
    <w:lvl w:ilvl="0" w:tplc="0409000F">
      <w:start w:val="1"/>
      <w:numFmt w:val="decimal"/>
      <w:lvlText w:val="%1."/>
      <w:lvlJc w:val="left"/>
      <w:pPr>
        <w:ind w:left="2260" w:hanging="360"/>
      </w:pPr>
    </w:lvl>
    <w:lvl w:ilvl="1" w:tplc="04090019" w:tentative="1">
      <w:start w:val="1"/>
      <w:numFmt w:val="lowerLetter"/>
      <w:lvlText w:val="%2."/>
      <w:lvlJc w:val="left"/>
      <w:pPr>
        <w:ind w:left="2980" w:hanging="360"/>
      </w:pPr>
    </w:lvl>
    <w:lvl w:ilvl="2" w:tplc="0409001B" w:tentative="1">
      <w:start w:val="1"/>
      <w:numFmt w:val="lowerRoman"/>
      <w:lvlText w:val="%3."/>
      <w:lvlJc w:val="right"/>
      <w:pPr>
        <w:ind w:left="3700" w:hanging="180"/>
      </w:pPr>
    </w:lvl>
    <w:lvl w:ilvl="3" w:tplc="0409000F" w:tentative="1">
      <w:start w:val="1"/>
      <w:numFmt w:val="decimal"/>
      <w:lvlText w:val="%4."/>
      <w:lvlJc w:val="left"/>
      <w:pPr>
        <w:ind w:left="4420" w:hanging="360"/>
      </w:pPr>
    </w:lvl>
    <w:lvl w:ilvl="4" w:tplc="04090019" w:tentative="1">
      <w:start w:val="1"/>
      <w:numFmt w:val="lowerLetter"/>
      <w:lvlText w:val="%5."/>
      <w:lvlJc w:val="left"/>
      <w:pPr>
        <w:ind w:left="5140" w:hanging="360"/>
      </w:pPr>
    </w:lvl>
    <w:lvl w:ilvl="5" w:tplc="0409001B" w:tentative="1">
      <w:start w:val="1"/>
      <w:numFmt w:val="lowerRoman"/>
      <w:lvlText w:val="%6."/>
      <w:lvlJc w:val="right"/>
      <w:pPr>
        <w:ind w:left="5860" w:hanging="180"/>
      </w:pPr>
    </w:lvl>
    <w:lvl w:ilvl="6" w:tplc="0409000F" w:tentative="1">
      <w:start w:val="1"/>
      <w:numFmt w:val="decimal"/>
      <w:lvlText w:val="%7."/>
      <w:lvlJc w:val="left"/>
      <w:pPr>
        <w:ind w:left="6580" w:hanging="360"/>
      </w:pPr>
    </w:lvl>
    <w:lvl w:ilvl="7" w:tplc="04090019" w:tentative="1">
      <w:start w:val="1"/>
      <w:numFmt w:val="lowerLetter"/>
      <w:lvlText w:val="%8."/>
      <w:lvlJc w:val="left"/>
      <w:pPr>
        <w:ind w:left="7300" w:hanging="360"/>
      </w:pPr>
    </w:lvl>
    <w:lvl w:ilvl="8" w:tplc="0409001B" w:tentative="1">
      <w:start w:val="1"/>
      <w:numFmt w:val="lowerRoman"/>
      <w:lvlText w:val="%9."/>
      <w:lvlJc w:val="right"/>
      <w:pPr>
        <w:ind w:left="8020" w:hanging="180"/>
      </w:pPr>
    </w:lvl>
  </w:abstractNum>
  <w:abstractNum w:abstractNumId="1" w15:restartNumberingAfterBreak="0">
    <w:nsid w:val="06D37F9E"/>
    <w:multiLevelType w:val="hybridMultilevel"/>
    <w:tmpl w:val="5B4E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86AE5"/>
    <w:multiLevelType w:val="hybridMultilevel"/>
    <w:tmpl w:val="463CD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C033A2"/>
    <w:multiLevelType w:val="hybridMultilevel"/>
    <w:tmpl w:val="3D20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7BE16CD"/>
    <w:multiLevelType w:val="hybridMultilevel"/>
    <w:tmpl w:val="B6C8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05740">
    <w:abstractNumId w:val="1"/>
  </w:num>
  <w:num w:numId="2" w16cid:durableId="767503312">
    <w:abstractNumId w:val="3"/>
  </w:num>
  <w:num w:numId="3" w16cid:durableId="1516574180">
    <w:abstractNumId w:val="0"/>
  </w:num>
  <w:num w:numId="4" w16cid:durableId="1585410281">
    <w:abstractNumId w:val="4"/>
  </w:num>
  <w:num w:numId="5" w16cid:durableId="17322663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dugu, Sravanthi">
    <w15:presenceInfo w15:providerId="AD" w15:userId="S::srpaladugu@deloitte.com::f524d5dd-0f5d-4e9f-94fd-74acd48f5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281"/>
    <w:rsid w:val="00000453"/>
    <w:rsid w:val="00002E5A"/>
    <w:rsid w:val="00012444"/>
    <w:rsid w:val="000137F5"/>
    <w:rsid w:val="00015AA5"/>
    <w:rsid w:val="0001733B"/>
    <w:rsid w:val="00020F70"/>
    <w:rsid w:val="00023F27"/>
    <w:rsid w:val="000320A7"/>
    <w:rsid w:val="000330A6"/>
    <w:rsid w:val="0003647B"/>
    <w:rsid w:val="00037498"/>
    <w:rsid w:val="00040BC9"/>
    <w:rsid w:val="000414A1"/>
    <w:rsid w:val="00043BB6"/>
    <w:rsid w:val="00045E72"/>
    <w:rsid w:val="00051740"/>
    <w:rsid w:val="00051AF6"/>
    <w:rsid w:val="00053FDF"/>
    <w:rsid w:val="0005547A"/>
    <w:rsid w:val="0005678D"/>
    <w:rsid w:val="000605DE"/>
    <w:rsid w:val="00061A88"/>
    <w:rsid w:val="000632D3"/>
    <w:rsid w:val="00064D40"/>
    <w:rsid w:val="00065145"/>
    <w:rsid w:val="000707C6"/>
    <w:rsid w:val="00071A72"/>
    <w:rsid w:val="00071C96"/>
    <w:rsid w:val="00071E6E"/>
    <w:rsid w:val="0007332E"/>
    <w:rsid w:val="00074FA5"/>
    <w:rsid w:val="00092A2D"/>
    <w:rsid w:val="00094B52"/>
    <w:rsid w:val="000A0486"/>
    <w:rsid w:val="000A598D"/>
    <w:rsid w:val="000A6106"/>
    <w:rsid w:val="000A7B75"/>
    <w:rsid w:val="000B50DE"/>
    <w:rsid w:val="000B7901"/>
    <w:rsid w:val="000C04D5"/>
    <w:rsid w:val="000C0936"/>
    <w:rsid w:val="000C36DC"/>
    <w:rsid w:val="000C410A"/>
    <w:rsid w:val="000C7DC9"/>
    <w:rsid w:val="000D2EA8"/>
    <w:rsid w:val="000D7CB4"/>
    <w:rsid w:val="000F6665"/>
    <w:rsid w:val="00103049"/>
    <w:rsid w:val="0010799A"/>
    <w:rsid w:val="00111AAF"/>
    <w:rsid w:val="00120603"/>
    <w:rsid w:val="00120DFB"/>
    <w:rsid w:val="001254B2"/>
    <w:rsid w:val="00132033"/>
    <w:rsid w:val="001350AC"/>
    <w:rsid w:val="00142495"/>
    <w:rsid w:val="00152818"/>
    <w:rsid w:val="00154394"/>
    <w:rsid w:val="00163BC6"/>
    <w:rsid w:val="00164A9A"/>
    <w:rsid w:val="00170BAC"/>
    <w:rsid w:val="00174F86"/>
    <w:rsid w:val="00176320"/>
    <w:rsid w:val="0018219A"/>
    <w:rsid w:val="00183BD3"/>
    <w:rsid w:val="0018481B"/>
    <w:rsid w:val="001854CE"/>
    <w:rsid w:val="00187AEB"/>
    <w:rsid w:val="00190919"/>
    <w:rsid w:val="00191F52"/>
    <w:rsid w:val="001938CD"/>
    <w:rsid w:val="00194E11"/>
    <w:rsid w:val="00195480"/>
    <w:rsid w:val="001A0A5D"/>
    <w:rsid w:val="001A1637"/>
    <w:rsid w:val="001A3DBF"/>
    <w:rsid w:val="001A7D63"/>
    <w:rsid w:val="001B16C0"/>
    <w:rsid w:val="001B2CDB"/>
    <w:rsid w:val="001B78DF"/>
    <w:rsid w:val="001C2AF4"/>
    <w:rsid w:val="001C6D76"/>
    <w:rsid w:val="001D0C47"/>
    <w:rsid w:val="001D2B9E"/>
    <w:rsid w:val="001E5B66"/>
    <w:rsid w:val="001F27A9"/>
    <w:rsid w:val="001F70AF"/>
    <w:rsid w:val="001F78C0"/>
    <w:rsid w:val="00204430"/>
    <w:rsid w:val="0020568B"/>
    <w:rsid w:val="002062F1"/>
    <w:rsid w:val="002155BD"/>
    <w:rsid w:val="00216C3E"/>
    <w:rsid w:val="00223B3F"/>
    <w:rsid w:val="00225887"/>
    <w:rsid w:val="00241F42"/>
    <w:rsid w:val="00252AEF"/>
    <w:rsid w:val="00260AD2"/>
    <w:rsid w:val="00262A1E"/>
    <w:rsid w:val="00266BE1"/>
    <w:rsid w:val="0027021F"/>
    <w:rsid w:val="00274FCF"/>
    <w:rsid w:val="002769E8"/>
    <w:rsid w:val="00281004"/>
    <w:rsid w:val="002854F4"/>
    <w:rsid w:val="002943D8"/>
    <w:rsid w:val="002952CE"/>
    <w:rsid w:val="00297A1A"/>
    <w:rsid w:val="002A3D96"/>
    <w:rsid w:val="002A5510"/>
    <w:rsid w:val="002B4F16"/>
    <w:rsid w:val="002B6C26"/>
    <w:rsid w:val="002C133C"/>
    <w:rsid w:val="002C1BA4"/>
    <w:rsid w:val="002C68FB"/>
    <w:rsid w:val="002E1656"/>
    <w:rsid w:val="002E48F0"/>
    <w:rsid w:val="002E62CA"/>
    <w:rsid w:val="002F1137"/>
    <w:rsid w:val="002F2C86"/>
    <w:rsid w:val="002F54A4"/>
    <w:rsid w:val="002F6722"/>
    <w:rsid w:val="00304984"/>
    <w:rsid w:val="00306252"/>
    <w:rsid w:val="0031044C"/>
    <w:rsid w:val="00311CE6"/>
    <w:rsid w:val="003146F1"/>
    <w:rsid w:val="00314942"/>
    <w:rsid w:val="003160FE"/>
    <w:rsid w:val="00321661"/>
    <w:rsid w:val="00322B48"/>
    <w:rsid w:val="00322CEC"/>
    <w:rsid w:val="00323D12"/>
    <w:rsid w:val="00326295"/>
    <w:rsid w:val="00326F7B"/>
    <w:rsid w:val="00333D4E"/>
    <w:rsid w:val="0033408E"/>
    <w:rsid w:val="00340031"/>
    <w:rsid w:val="003402CF"/>
    <w:rsid w:val="00341C5E"/>
    <w:rsid w:val="003445E1"/>
    <w:rsid w:val="00350716"/>
    <w:rsid w:val="00351BEE"/>
    <w:rsid w:val="00352FF5"/>
    <w:rsid w:val="0035407B"/>
    <w:rsid w:val="0036243C"/>
    <w:rsid w:val="0036357A"/>
    <w:rsid w:val="00366362"/>
    <w:rsid w:val="003707A8"/>
    <w:rsid w:val="00384009"/>
    <w:rsid w:val="00384BCE"/>
    <w:rsid w:val="00385B5B"/>
    <w:rsid w:val="00390D9E"/>
    <w:rsid w:val="00390F40"/>
    <w:rsid w:val="00394079"/>
    <w:rsid w:val="003A5064"/>
    <w:rsid w:val="003A56CF"/>
    <w:rsid w:val="003A7958"/>
    <w:rsid w:val="003B2EBF"/>
    <w:rsid w:val="003B3D71"/>
    <w:rsid w:val="003B7191"/>
    <w:rsid w:val="003C1E9B"/>
    <w:rsid w:val="003D131A"/>
    <w:rsid w:val="003D5160"/>
    <w:rsid w:val="003D54E6"/>
    <w:rsid w:val="003D64F0"/>
    <w:rsid w:val="003E5895"/>
    <w:rsid w:val="003F1CA7"/>
    <w:rsid w:val="0040747C"/>
    <w:rsid w:val="00421770"/>
    <w:rsid w:val="00432FFD"/>
    <w:rsid w:val="0043704F"/>
    <w:rsid w:val="00440D33"/>
    <w:rsid w:val="004468D3"/>
    <w:rsid w:val="004510B8"/>
    <w:rsid w:val="004563D0"/>
    <w:rsid w:val="00463B41"/>
    <w:rsid w:val="00474409"/>
    <w:rsid w:val="0047485A"/>
    <w:rsid w:val="004769E1"/>
    <w:rsid w:val="004818C9"/>
    <w:rsid w:val="00482A89"/>
    <w:rsid w:val="00486E3C"/>
    <w:rsid w:val="004871D8"/>
    <w:rsid w:val="00490278"/>
    <w:rsid w:val="00495EDF"/>
    <w:rsid w:val="004978C5"/>
    <w:rsid w:val="004A0A43"/>
    <w:rsid w:val="004A2DD1"/>
    <w:rsid w:val="004A5806"/>
    <w:rsid w:val="004A6941"/>
    <w:rsid w:val="004B010C"/>
    <w:rsid w:val="004B0FC0"/>
    <w:rsid w:val="004B1F62"/>
    <w:rsid w:val="004B219F"/>
    <w:rsid w:val="004B4A21"/>
    <w:rsid w:val="004B6BEB"/>
    <w:rsid w:val="004C1120"/>
    <w:rsid w:val="004C29A0"/>
    <w:rsid w:val="004C4530"/>
    <w:rsid w:val="004C7EA4"/>
    <w:rsid w:val="004D395F"/>
    <w:rsid w:val="004D4904"/>
    <w:rsid w:val="004E571F"/>
    <w:rsid w:val="004E6F39"/>
    <w:rsid w:val="004F06B4"/>
    <w:rsid w:val="004F2270"/>
    <w:rsid w:val="005028A5"/>
    <w:rsid w:val="00504043"/>
    <w:rsid w:val="0050757D"/>
    <w:rsid w:val="005133F7"/>
    <w:rsid w:val="00515387"/>
    <w:rsid w:val="005165B0"/>
    <w:rsid w:val="0052300E"/>
    <w:rsid w:val="005249CA"/>
    <w:rsid w:val="00525E3A"/>
    <w:rsid w:val="00530686"/>
    <w:rsid w:val="00531445"/>
    <w:rsid w:val="005359DD"/>
    <w:rsid w:val="00536ED4"/>
    <w:rsid w:val="005409BD"/>
    <w:rsid w:val="00540D42"/>
    <w:rsid w:val="005459C4"/>
    <w:rsid w:val="00551A94"/>
    <w:rsid w:val="00553BC3"/>
    <w:rsid w:val="00554D06"/>
    <w:rsid w:val="005552F2"/>
    <w:rsid w:val="00557C93"/>
    <w:rsid w:val="00564A8B"/>
    <w:rsid w:val="00577E1F"/>
    <w:rsid w:val="00581A06"/>
    <w:rsid w:val="0058287C"/>
    <w:rsid w:val="00582DBB"/>
    <w:rsid w:val="00583874"/>
    <w:rsid w:val="00585131"/>
    <w:rsid w:val="0059359A"/>
    <w:rsid w:val="00593823"/>
    <w:rsid w:val="00594984"/>
    <w:rsid w:val="00595638"/>
    <w:rsid w:val="0059602C"/>
    <w:rsid w:val="005A5276"/>
    <w:rsid w:val="005B1C2D"/>
    <w:rsid w:val="005B1F7F"/>
    <w:rsid w:val="005B314B"/>
    <w:rsid w:val="005B3555"/>
    <w:rsid w:val="005B3815"/>
    <w:rsid w:val="005B6826"/>
    <w:rsid w:val="005C3F0F"/>
    <w:rsid w:val="005C522A"/>
    <w:rsid w:val="005F01B0"/>
    <w:rsid w:val="005F1C2A"/>
    <w:rsid w:val="005F338D"/>
    <w:rsid w:val="005F5197"/>
    <w:rsid w:val="005F7B63"/>
    <w:rsid w:val="00603E3A"/>
    <w:rsid w:val="00606DA2"/>
    <w:rsid w:val="00612A3E"/>
    <w:rsid w:val="006229DD"/>
    <w:rsid w:val="00633739"/>
    <w:rsid w:val="00634BF1"/>
    <w:rsid w:val="00636ABC"/>
    <w:rsid w:val="006408B7"/>
    <w:rsid w:val="00640C53"/>
    <w:rsid w:val="00644376"/>
    <w:rsid w:val="0064479C"/>
    <w:rsid w:val="00645410"/>
    <w:rsid w:val="00646F9D"/>
    <w:rsid w:val="006554DB"/>
    <w:rsid w:val="00656324"/>
    <w:rsid w:val="00656EF6"/>
    <w:rsid w:val="0065737B"/>
    <w:rsid w:val="0065742C"/>
    <w:rsid w:val="0066002A"/>
    <w:rsid w:val="00662057"/>
    <w:rsid w:val="006631BE"/>
    <w:rsid w:val="00664476"/>
    <w:rsid w:val="006700F7"/>
    <w:rsid w:val="00670642"/>
    <w:rsid w:val="00671C7A"/>
    <w:rsid w:val="00676CD2"/>
    <w:rsid w:val="006827BE"/>
    <w:rsid w:val="0068459E"/>
    <w:rsid w:val="00686EC1"/>
    <w:rsid w:val="00687D88"/>
    <w:rsid w:val="00690976"/>
    <w:rsid w:val="00695E2D"/>
    <w:rsid w:val="006B3B70"/>
    <w:rsid w:val="006B5883"/>
    <w:rsid w:val="006D6F1D"/>
    <w:rsid w:val="006E0DB0"/>
    <w:rsid w:val="006E5CED"/>
    <w:rsid w:val="006E641A"/>
    <w:rsid w:val="006E647D"/>
    <w:rsid w:val="006F39B9"/>
    <w:rsid w:val="006F3F23"/>
    <w:rsid w:val="006F4824"/>
    <w:rsid w:val="006F4984"/>
    <w:rsid w:val="006F4A82"/>
    <w:rsid w:val="007008B9"/>
    <w:rsid w:val="007034E1"/>
    <w:rsid w:val="007063A8"/>
    <w:rsid w:val="007116CD"/>
    <w:rsid w:val="0071530F"/>
    <w:rsid w:val="00717BC6"/>
    <w:rsid w:val="00724638"/>
    <w:rsid w:val="00731828"/>
    <w:rsid w:val="007403FE"/>
    <w:rsid w:val="00741248"/>
    <w:rsid w:val="007514FD"/>
    <w:rsid w:val="007553A9"/>
    <w:rsid w:val="007562A7"/>
    <w:rsid w:val="00762721"/>
    <w:rsid w:val="00763A5A"/>
    <w:rsid w:val="00765C03"/>
    <w:rsid w:val="00765EA5"/>
    <w:rsid w:val="00766BCF"/>
    <w:rsid w:val="00766E2E"/>
    <w:rsid w:val="007761EA"/>
    <w:rsid w:val="00780B9D"/>
    <w:rsid w:val="007815E9"/>
    <w:rsid w:val="0078636E"/>
    <w:rsid w:val="00790412"/>
    <w:rsid w:val="00790789"/>
    <w:rsid w:val="00791EE5"/>
    <w:rsid w:val="007A088D"/>
    <w:rsid w:val="007A1F67"/>
    <w:rsid w:val="007A6699"/>
    <w:rsid w:val="007B0110"/>
    <w:rsid w:val="007B24F5"/>
    <w:rsid w:val="007B2E7C"/>
    <w:rsid w:val="007C0F20"/>
    <w:rsid w:val="007D65A0"/>
    <w:rsid w:val="007E002B"/>
    <w:rsid w:val="007E2B5C"/>
    <w:rsid w:val="007E36C2"/>
    <w:rsid w:val="007E489C"/>
    <w:rsid w:val="007F0ED7"/>
    <w:rsid w:val="007F11CF"/>
    <w:rsid w:val="007F1747"/>
    <w:rsid w:val="007F45AF"/>
    <w:rsid w:val="007F4781"/>
    <w:rsid w:val="007F4C72"/>
    <w:rsid w:val="007F7BEE"/>
    <w:rsid w:val="00803203"/>
    <w:rsid w:val="00803D6C"/>
    <w:rsid w:val="00806B2F"/>
    <w:rsid w:val="00807CC7"/>
    <w:rsid w:val="00811155"/>
    <w:rsid w:val="00817321"/>
    <w:rsid w:val="00824948"/>
    <w:rsid w:val="00824C71"/>
    <w:rsid w:val="00831A17"/>
    <w:rsid w:val="0083248A"/>
    <w:rsid w:val="00833A6B"/>
    <w:rsid w:val="00845BE0"/>
    <w:rsid w:val="00846EAF"/>
    <w:rsid w:val="0085116C"/>
    <w:rsid w:val="008537C1"/>
    <w:rsid w:val="00854A2F"/>
    <w:rsid w:val="008578AE"/>
    <w:rsid w:val="0086449A"/>
    <w:rsid w:val="0086557B"/>
    <w:rsid w:val="00867351"/>
    <w:rsid w:val="00873953"/>
    <w:rsid w:val="0087453D"/>
    <w:rsid w:val="00876825"/>
    <w:rsid w:val="00877550"/>
    <w:rsid w:val="008845B2"/>
    <w:rsid w:val="00886675"/>
    <w:rsid w:val="0089371C"/>
    <w:rsid w:val="00895AFF"/>
    <w:rsid w:val="008A00DD"/>
    <w:rsid w:val="008A0448"/>
    <w:rsid w:val="008B3144"/>
    <w:rsid w:val="008B45BA"/>
    <w:rsid w:val="008B7337"/>
    <w:rsid w:val="008B7F78"/>
    <w:rsid w:val="008C4014"/>
    <w:rsid w:val="008C64B3"/>
    <w:rsid w:val="008C76C2"/>
    <w:rsid w:val="008D0DCD"/>
    <w:rsid w:val="008E0264"/>
    <w:rsid w:val="008E0748"/>
    <w:rsid w:val="008F2D7E"/>
    <w:rsid w:val="008F6430"/>
    <w:rsid w:val="009013E6"/>
    <w:rsid w:val="009024A9"/>
    <w:rsid w:val="00903AA6"/>
    <w:rsid w:val="00903FB5"/>
    <w:rsid w:val="00912338"/>
    <w:rsid w:val="009131E6"/>
    <w:rsid w:val="00932A6F"/>
    <w:rsid w:val="0093465B"/>
    <w:rsid w:val="00945EE4"/>
    <w:rsid w:val="00946A9E"/>
    <w:rsid w:val="00951958"/>
    <w:rsid w:val="0095495F"/>
    <w:rsid w:val="00964340"/>
    <w:rsid w:val="009644D2"/>
    <w:rsid w:val="0096562C"/>
    <w:rsid w:val="009656E6"/>
    <w:rsid w:val="00965A8E"/>
    <w:rsid w:val="00974269"/>
    <w:rsid w:val="00974936"/>
    <w:rsid w:val="00977690"/>
    <w:rsid w:val="00981962"/>
    <w:rsid w:val="00985986"/>
    <w:rsid w:val="00987D98"/>
    <w:rsid w:val="00990D1C"/>
    <w:rsid w:val="00996263"/>
    <w:rsid w:val="009968F7"/>
    <w:rsid w:val="009A10FE"/>
    <w:rsid w:val="009A5570"/>
    <w:rsid w:val="009A69B7"/>
    <w:rsid w:val="009A7BE4"/>
    <w:rsid w:val="009B5F66"/>
    <w:rsid w:val="009C0EC2"/>
    <w:rsid w:val="009D0CCB"/>
    <w:rsid w:val="009D1D05"/>
    <w:rsid w:val="009D60E0"/>
    <w:rsid w:val="009D655A"/>
    <w:rsid w:val="009E05EA"/>
    <w:rsid w:val="009E63FC"/>
    <w:rsid w:val="009E6509"/>
    <w:rsid w:val="009F0C78"/>
    <w:rsid w:val="009F2C83"/>
    <w:rsid w:val="009F3F69"/>
    <w:rsid w:val="00A024F4"/>
    <w:rsid w:val="00A111AE"/>
    <w:rsid w:val="00A1240D"/>
    <w:rsid w:val="00A12736"/>
    <w:rsid w:val="00A1421B"/>
    <w:rsid w:val="00A162F1"/>
    <w:rsid w:val="00A218D3"/>
    <w:rsid w:val="00A23050"/>
    <w:rsid w:val="00A240A6"/>
    <w:rsid w:val="00A25918"/>
    <w:rsid w:val="00A322EB"/>
    <w:rsid w:val="00A329D9"/>
    <w:rsid w:val="00A32B8B"/>
    <w:rsid w:val="00A40902"/>
    <w:rsid w:val="00A437C1"/>
    <w:rsid w:val="00A5172C"/>
    <w:rsid w:val="00A53314"/>
    <w:rsid w:val="00A53FBE"/>
    <w:rsid w:val="00A6280A"/>
    <w:rsid w:val="00A638EC"/>
    <w:rsid w:val="00A6737B"/>
    <w:rsid w:val="00A80FF9"/>
    <w:rsid w:val="00A81C21"/>
    <w:rsid w:val="00A82622"/>
    <w:rsid w:val="00A82EFC"/>
    <w:rsid w:val="00A8735F"/>
    <w:rsid w:val="00AA77D8"/>
    <w:rsid w:val="00AB1E18"/>
    <w:rsid w:val="00AB42FB"/>
    <w:rsid w:val="00AC4B04"/>
    <w:rsid w:val="00AD1280"/>
    <w:rsid w:val="00AD1505"/>
    <w:rsid w:val="00AD4CB6"/>
    <w:rsid w:val="00AE0DB4"/>
    <w:rsid w:val="00AE43DA"/>
    <w:rsid w:val="00AE6E41"/>
    <w:rsid w:val="00AE784A"/>
    <w:rsid w:val="00AF2349"/>
    <w:rsid w:val="00AF5A12"/>
    <w:rsid w:val="00AF5DA2"/>
    <w:rsid w:val="00AF677B"/>
    <w:rsid w:val="00B02E07"/>
    <w:rsid w:val="00B11C8F"/>
    <w:rsid w:val="00B20219"/>
    <w:rsid w:val="00B22ED6"/>
    <w:rsid w:val="00B241C5"/>
    <w:rsid w:val="00B416CC"/>
    <w:rsid w:val="00B4277E"/>
    <w:rsid w:val="00B42AC2"/>
    <w:rsid w:val="00B44C21"/>
    <w:rsid w:val="00B5513C"/>
    <w:rsid w:val="00B5739D"/>
    <w:rsid w:val="00B57A2D"/>
    <w:rsid w:val="00B57CCC"/>
    <w:rsid w:val="00B6104D"/>
    <w:rsid w:val="00B6118D"/>
    <w:rsid w:val="00B62EFB"/>
    <w:rsid w:val="00B73C72"/>
    <w:rsid w:val="00B84B28"/>
    <w:rsid w:val="00B90393"/>
    <w:rsid w:val="00BA2BD1"/>
    <w:rsid w:val="00BA3C87"/>
    <w:rsid w:val="00BA595A"/>
    <w:rsid w:val="00BB0E15"/>
    <w:rsid w:val="00BB1D11"/>
    <w:rsid w:val="00BB5ECD"/>
    <w:rsid w:val="00BC073F"/>
    <w:rsid w:val="00BC3DC5"/>
    <w:rsid w:val="00BC685A"/>
    <w:rsid w:val="00BD1334"/>
    <w:rsid w:val="00BD2616"/>
    <w:rsid w:val="00BD2AF4"/>
    <w:rsid w:val="00BD619E"/>
    <w:rsid w:val="00BE214B"/>
    <w:rsid w:val="00BE4D92"/>
    <w:rsid w:val="00BE7393"/>
    <w:rsid w:val="00BF3DB7"/>
    <w:rsid w:val="00C000A0"/>
    <w:rsid w:val="00C04CEE"/>
    <w:rsid w:val="00C04E2E"/>
    <w:rsid w:val="00C063C2"/>
    <w:rsid w:val="00C12B40"/>
    <w:rsid w:val="00C14258"/>
    <w:rsid w:val="00C14592"/>
    <w:rsid w:val="00C14D52"/>
    <w:rsid w:val="00C178C6"/>
    <w:rsid w:val="00C26085"/>
    <w:rsid w:val="00C3796A"/>
    <w:rsid w:val="00C37D70"/>
    <w:rsid w:val="00C41FA2"/>
    <w:rsid w:val="00C461DA"/>
    <w:rsid w:val="00C52263"/>
    <w:rsid w:val="00C6061C"/>
    <w:rsid w:val="00C60A9D"/>
    <w:rsid w:val="00C62498"/>
    <w:rsid w:val="00C625A6"/>
    <w:rsid w:val="00C65A77"/>
    <w:rsid w:val="00C67576"/>
    <w:rsid w:val="00C67E48"/>
    <w:rsid w:val="00C800C5"/>
    <w:rsid w:val="00C838C0"/>
    <w:rsid w:val="00C84305"/>
    <w:rsid w:val="00C9093B"/>
    <w:rsid w:val="00C9115A"/>
    <w:rsid w:val="00CA680B"/>
    <w:rsid w:val="00CB19A5"/>
    <w:rsid w:val="00CB2513"/>
    <w:rsid w:val="00CB6EF7"/>
    <w:rsid w:val="00CC1B84"/>
    <w:rsid w:val="00CC4862"/>
    <w:rsid w:val="00CC545E"/>
    <w:rsid w:val="00CC5EA2"/>
    <w:rsid w:val="00CC729F"/>
    <w:rsid w:val="00CD167B"/>
    <w:rsid w:val="00CE018E"/>
    <w:rsid w:val="00CE3929"/>
    <w:rsid w:val="00CE6313"/>
    <w:rsid w:val="00CF1A36"/>
    <w:rsid w:val="00CF239A"/>
    <w:rsid w:val="00CF30BB"/>
    <w:rsid w:val="00CF4A78"/>
    <w:rsid w:val="00D00EF3"/>
    <w:rsid w:val="00D05DC1"/>
    <w:rsid w:val="00D061D8"/>
    <w:rsid w:val="00D075B7"/>
    <w:rsid w:val="00D22E77"/>
    <w:rsid w:val="00D251EF"/>
    <w:rsid w:val="00D2578F"/>
    <w:rsid w:val="00D31814"/>
    <w:rsid w:val="00D32D82"/>
    <w:rsid w:val="00D344F3"/>
    <w:rsid w:val="00D35D4A"/>
    <w:rsid w:val="00D415C3"/>
    <w:rsid w:val="00D43795"/>
    <w:rsid w:val="00D47AAA"/>
    <w:rsid w:val="00D539CD"/>
    <w:rsid w:val="00D54637"/>
    <w:rsid w:val="00D74B9C"/>
    <w:rsid w:val="00D81745"/>
    <w:rsid w:val="00D828B4"/>
    <w:rsid w:val="00D84B44"/>
    <w:rsid w:val="00D9221B"/>
    <w:rsid w:val="00D9237A"/>
    <w:rsid w:val="00D95119"/>
    <w:rsid w:val="00D97E92"/>
    <w:rsid w:val="00DA15D2"/>
    <w:rsid w:val="00DA2281"/>
    <w:rsid w:val="00DA3918"/>
    <w:rsid w:val="00DA4B63"/>
    <w:rsid w:val="00DA4EB9"/>
    <w:rsid w:val="00DA700A"/>
    <w:rsid w:val="00DB743F"/>
    <w:rsid w:val="00DC1BAB"/>
    <w:rsid w:val="00DC32DC"/>
    <w:rsid w:val="00DC4620"/>
    <w:rsid w:val="00DE03D8"/>
    <w:rsid w:val="00DE5244"/>
    <w:rsid w:val="00DE78A3"/>
    <w:rsid w:val="00DF1217"/>
    <w:rsid w:val="00DF5201"/>
    <w:rsid w:val="00E00ABB"/>
    <w:rsid w:val="00E0135B"/>
    <w:rsid w:val="00E0449B"/>
    <w:rsid w:val="00E05E17"/>
    <w:rsid w:val="00E07E76"/>
    <w:rsid w:val="00E1254F"/>
    <w:rsid w:val="00E150DE"/>
    <w:rsid w:val="00E1523F"/>
    <w:rsid w:val="00E15624"/>
    <w:rsid w:val="00E165B6"/>
    <w:rsid w:val="00E220D0"/>
    <w:rsid w:val="00E23D39"/>
    <w:rsid w:val="00E2510B"/>
    <w:rsid w:val="00E267D6"/>
    <w:rsid w:val="00E30144"/>
    <w:rsid w:val="00E329AB"/>
    <w:rsid w:val="00E34E06"/>
    <w:rsid w:val="00E40518"/>
    <w:rsid w:val="00E45A21"/>
    <w:rsid w:val="00E61AEB"/>
    <w:rsid w:val="00E63A4B"/>
    <w:rsid w:val="00E67068"/>
    <w:rsid w:val="00E7673B"/>
    <w:rsid w:val="00E8167E"/>
    <w:rsid w:val="00E829F0"/>
    <w:rsid w:val="00E82EF7"/>
    <w:rsid w:val="00E83ED0"/>
    <w:rsid w:val="00E84A93"/>
    <w:rsid w:val="00E93DA8"/>
    <w:rsid w:val="00EA3405"/>
    <w:rsid w:val="00EA68A8"/>
    <w:rsid w:val="00ED2FF4"/>
    <w:rsid w:val="00ED5194"/>
    <w:rsid w:val="00EE16E8"/>
    <w:rsid w:val="00EE5CF3"/>
    <w:rsid w:val="00EE6B85"/>
    <w:rsid w:val="00EE785F"/>
    <w:rsid w:val="00EF1EEF"/>
    <w:rsid w:val="00F0126B"/>
    <w:rsid w:val="00F06091"/>
    <w:rsid w:val="00F1162D"/>
    <w:rsid w:val="00F11888"/>
    <w:rsid w:val="00F1431F"/>
    <w:rsid w:val="00F1662E"/>
    <w:rsid w:val="00F17434"/>
    <w:rsid w:val="00F20C5B"/>
    <w:rsid w:val="00F26AA1"/>
    <w:rsid w:val="00F30420"/>
    <w:rsid w:val="00F30DCD"/>
    <w:rsid w:val="00F311F2"/>
    <w:rsid w:val="00F34D86"/>
    <w:rsid w:val="00F41DED"/>
    <w:rsid w:val="00F46CFF"/>
    <w:rsid w:val="00F50D55"/>
    <w:rsid w:val="00F533BB"/>
    <w:rsid w:val="00F6506A"/>
    <w:rsid w:val="00F6516A"/>
    <w:rsid w:val="00F6521A"/>
    <w:rsid w:val="00F668BE"/>
    <w:rsid w:val="00F66E18"/>
    <w:rsid w:val="00F66EE2"/>
    <w:rsid w:val="00F72106"/>
    <w:rsid w:val="00F73581"/>
    <w:rsid w:val="00F81162"/>
    <w:rsid w:val="00F9018A"/>
    <w:rsid w:val="00F936D7"/>
    <w:rsid w:val="00F9384C"/>
    <w:rsid w:val="00F953A8"/>
    <w:rsid w:val="00F96093"/>
    <w:rsid w:val="00FA442C"/>
    <w:rsid w:val="00FB3D00"/>
    <w:rsid w:val="00FB4FE2"/>
    <w:rsid w:val="00FB67E9"/>
    <w:rsid w:val="00FC3C6C"/>
    <w:rsid w:val="00FC5AD5"/>
    <w:rsid w:val="00FD03DA"/>
    <w:rsid w:val="00FD0D44"/>
    <w:rsid w:val="00FD3E43"/>
    <w:rsid w:val="00FE0DF4"/>
    <w:rsid w:val="00FE1D64"/>
    <w:rsid w:val="00FE3062"/>
    <w:rsid w:val="00FE7E7C"/>
    <w:rsid w:val="00FF04A0"/>
    <w:rsid w:val="00FF1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E1CC9"/>
  <w15:chartTrackingRefBased/>
  <w15:docId w15:val="{0025ACE3-C766-49E0-9320-EE77BDFED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582D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42495"/>
    <w:pPr>
      <w:ind w:left="720"/>
      <w:contextualSpacing/>
    </w:pPr>
  </w:style>
  <w:style w:type="paragraph" w:styleId="Revision">
    <w:name w:val="Revision"/>
    <w:hidden/>
    <w:uiPriority w:val="99"/>
    <w:semiHidden/>
    <w:rsid w:val="0065737B"/>
    <w:pPr>
      <w:spacing w:after="0" w:line="240" w:lineRule="auto"/>
    </w:pPr>
  </w:style>
  <w:style w:type="paragraph" w:styleId="Header">
    <w:name w:val="header"/>
    <w:basedOn w:val="Normal"/>
    <w:link w:val="HeaderChar"/>
    <w:uiPriority w:val="99"/>
    <w:semiHidden/>
    <w:unhideWhenUsed/>
    <w:rsid w:val="00636A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6ABC"/>
  </w:style>
  <w:style w:type="paragraph" w:styleId="Footer">
    <w:name w:val="footer"/>
    <w:basedOn w:val="Normal"/>
    <w:link w:val="FooterChar"/>
    <w:uiPriority w:val="99"/>
    <w:semiHidden/>
    <w:unhideWhenUsed/>
    <w:rsid w:val="00636AB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36ABC"/>
  </w:style>
  <w:style w:type="table" w:styleId="TableGrid">
    <w:name w:val="Table Grid"/>
    <w:basedOn w:val="TableNormal"/>
    <w:uiPriority w:val="39"/>
    <w:rsid w:val="00CF3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9550">
      <w:bodyDiv w:val="1"/>
      <w:marLeft w:val="0"/>
      <w:marRight w:val="0"/>
      <w:marTop w:val="0"/>
      <w:marBottom w:val="0"/>
      <w:divBdr>
        <w:top w:val="none" w:sz="0" w:space="0" w:color="auto"/>
        <w:left w:val="none" w:sz="0" w:space="0" w:color="auto"/>
        <w:bottom w:val="none" w:sz="0" w:space="0" w:color="auto"/>
        <w:right w:val="none" w:sz="0" w:space="0" w:color="auto"/>
      </w:divBdr>
    </w:div>
    <w:div w:id="836843163">
      <w:bodyDiv w:val="1"/>
      <w:marLeft w:val="0"/>
      <w:marRight w:val="0"/>
      <w:marTop w:val="0"/>
      <w:marBottom w:val="0"/>
      <w:divBdr>
        <w:top w:val="none" w:sz="0" w:space="0" w:color="auto"/>
        <w:left w:val="none" w:sz="0" w:space="0" w:color="auto"/>
        <w:bottom w:val="none" w:sz="0" w:space="0" w:color="auto"/>
        <w:right w:val="none" w:sz="0" w:space="0" w:color="auto"/>
      </w:divBdr>
      <w:divsChild>
        <w:div w:id="788357803">
          <w:marLeft w:val="0"/>
          <w:marRight w:val="0"/>
          <w:marTop w:val="0"/>
          <w:marBottom w:val="0"/>
          <w:divBdr>
            <w:top w:val="none" w:sz="0" w:space="0" w:color="auto"/>
            <w:left w:val="none" w:sz="0" w:space="0" w:color="auto"/>
            <w:bottom w:val="none" w:sz="0" w:space="0" w:color="auto"/>
            <w:right w:val="none" w:sz="0" w:space="0" w:color="auto"/>
          </w:divBdr>
        </w:div>
        <w:div w:id="1477718908">
          <w:marLeft w:val="0"/>
          <w:marRight w:val="0"/>
          <w:marTop w:val="0"/>
          <w:marBottom w:val="0"/>
          <w:divBdr>
            <w:top w:val="none" w:sz="0" w:space="0" w:color="auto"/>
            <w:left w:val="none" w:sz="0" w:space="0" w:color="auto"/>
            <w:bottom w:val="none" w:sz="0" w:space="0" w:color="auto"/>
            <w:right w:val="none" w:sz="0" w:space="0" w:color="auto"/>
          </w:divBdr>
        </w:div>
        <w:div w:id="1072461127">
          <w:marLeft w:val="0"/>
          <w:marRight w:val="0"/>
          <w:marTop w:val="0"/>
          <w:marBottom w:val="0"/>
          <w:divBdr>
            <w:top w:val="none" w:sz="0" w:space="0" w:color="auto"/>
            <w:left w:val="none" w:sz="0" w:space="0" w:color="auto"/>
            <w:bottom w:val="none" w:sz="0" w:space="0" w:color="auto"/>
            <w:right w:val="none" w:sz="0" w:space="0" w:color="auto"/>
          </w:divBdr>
        </w:div>
        <w:div w:id="1355814169">
          <w:marLeft w:val="0"/>
          <w:marRight w:val="0"/>
          <w:marTop w:val="0"/>
          <w:marBottom w:val="0"/>
          <w:divBdr>
            <w:top w:val="none" w:sz="0" w:space="0" w:color="auto"/>
            <w:left w:val="none" w:sz="0" w:space="0" w:color="auto"/>
            <w:bottom w:val="none" w:sz="0" w:space="0" w:color="auto"/>
            <w:right w:val="none" w:sz="0" w:space="0" w:color="auto"/>
          </w:divBdr>
        </w:div>
        <w:div w:id="1955282741">
          <w:marLeft w:val="0"/>
          <w:marRight w:val="0"/>
          <w:marTop w:val="0"/>
          <w:marBottom w:val="0"/>
          <w:divBdr>
            <w:top w:val="none" w:sz="0" w:space="0" w:color="auto"/>
            <w:left w:val="none" w:sz="0" w:space="0" w:color="auto"/>
            <w:bottom w:val="none" w:sz="0" w:space="0" w:color="auto"/>
            <w:right w:val="none" w:sz="0" w:space="0" w:color="auto"/>
          </w:divBdr>
        </w:div>
        <w:div w:id="2045983474">
          <w:marLeft w:val="0"/>
          <w:marRight w:val="0"/>
          <w:marTop w:val="0"/>
          <w:marBottom w:val="0"/>
          <w:divBdr>
            <w:top w:val="none" w:sz="0" w:space="0" w:color="auto"/>
            <w:left w:val="none" w:sz="0" w:space="0" w:color="auto"/>
            <w:bottom w:val="none" w:sz="0" w:space="0" w:color="auto"/>
            <w:right w:val="none" w:sz="0" w:space="0" w:color="auto"/>
          </w:divBdr>
        </w:div>
        <w:div w:id="1810515599">
          <w:marLeft w:val="0"/>
          <w:marRight w:val="0"/>
          <w:marTop w:val="0"/>
          <w:marBottom w:val="0"/>
          <w:divBdr>
            <w:top w:val="none" w:sz="0" w:space="0" w:color="auto"/>
            <w:left w:val="none" w:sz="0" w:space="0" w:color="auto"/>
            <w:bottom w:val="none" w:sz="0" w:space="0" w:color="auto"/>
            <w:right w:val="none" w:sz="0" w:space="0" w:color="auto"/>
          </w:divBdr>
        </w:div>
        <w:div w:id="1769813107">
          <w:marLeft w:val="0"/>
          <w:marRight w:val="0"/>
          <w:marTop w:val="0"/>
          <w:marBottom w:val="0"/>
          <w:divBdr>
            <w:top w:val="none" w:sz="0" w:space="0" w:color="auto"/>
            <w:left w:val="none" w:sz="0" w:space="0" w:color="auto"/>
            <w:bottom w:val="none" w:sz="0" w:space="0" w:color="auto"/>
            <w:right w:val="none" w:sz="0" w:space="0" w:color="auto"/>
          </w:divBdr>
        </w:div>
      </w:divsChild>
    </w:div>
    <w:div w:id="868954591">
      <w:bodyDiv w:val="1"/>
      <w:marLeft w:val="0"/>
      <w:marRight w:val="0"/>
      <w:marTop w:val="0"/>
      <w:marBottom w:val="0"/>
      <w:divBdr>
        <w:top w:val="none" w:sz="0" w:space="0" w:color="auto"/>
        <w:left w:val="none" w:sz="0" w:space="0" w:color="auto"/>
        <w:bottom w:val="none" w:sz="0" w:space="0" w:color="auto"/>
        <w:right w:val="none" w:sz="0" w:space="0" w:color="auto"/>
      </w:divBdr>
      <w:divsChild>
        <w:div w:id="1292246922">
          <w:marLeft w:val="0"/>
          <w:marRight w:val="0"/>
          <w:marTop w:val="0"/>
          <w:marBottom w:val="0"/>
          <w:divBdr>
            <w:top w:val="none" w:sz="0" w:space="0" w:color="auto"/>
            <w:left w:val="none" w:sz="0" w:space="0" w:color="auto"/>
            <w:bottom w:val="none" w:sz="0" w:space="0" w:color="auto"/>
            <w:right w:val="none" w:sz="0" w:space="0" w:color="auto"/>
          </w:divBdr>
        </w:div>
        <w:div w:id="44061067">
          <w:marLeft w:val="0"/>
          <w:marRight w:val="0"/>
          <w:marTop w:val="0"/>
          <w:marBottom w:val="0"/>
          <w:divBdr>
            <w:top w:val="none" w:sz="0" w:space="0" w:color="auto"/>
            <w:left w:val="none" w:sz="0" w:space="0" w:color="auto"/>
            <w:bottom w:val="none" w:sz="0" w:space="0" w:color="auto"/>
            <w:right w:val="none" w:sz="0" w:space="0" w:color="auto"/>
          </w:divBdr>
        </w:div>
        <w:div w:id="1322196397">
          <w:marLeft w:val="0"/>
          <w:marRight w:val="0"/>
          <w:marTop w:val="0"/>
          <w:marBottom w:val="0"/>
          <w:divBdr>
            <w:top w:val="none" w:sz="0" w:space="0" w:color="auto"/>
            <w:left w:val="none" w:sz="0" w:space="0" w:color="auto"/>
            <w:bottom w:val="none" w:sz="0" w:space="0" w:color="auto"/>
            <w:right w:val="none" w:sz="0" w:space="0" w:color="auto"/>
          </w:divBdr>
        </w:div>
        <w:div w:id="45035879">
          <w:marLeft w:val="0"/>
          <w:marRight w:val="0"/>
          <w:marTop w:val="0"/>
          <w:marBottom w:val="0"/>
          <w:divBdr>
            <w:top w:val="none" w:sz="0" w:space="0" w:color="auto"/>
            <w:left w:val="none" w:sz="0" w:space="0" w:color="auto"/>
            <w:bottom w:val="none" w:sz="0" w:space="0" w:color="auto"/>
            <w:right w:val="none" w:sz="0" w:space="0" w:color="auto"/>
          </w:divBdr>
        </w:div>
        <w:div w:id="1593010502">
          <w:marLeft w:val="0"/>
          <w:marRight w:val="0"/>
          <w:marTop w:val="0"/>
          <w:marBottom w:val="0"/>
          <w:divBdr>
            <w:top w:val="none" w:sz="0" w:space="0" w:color="auto"/>
            <w:left w:val="none" w:sz="0" w:space="0" w:color="auto"/>
            <w:bottom w:val="none" w:sz="0" w:space="0" w:color="auto"/>
            <w:right w:val="none" w:sz="0" w:space="0" w:color="auto"/>
          </w:divBdr>
        </w:div>
        <w:div w:id="1439907462">
          <w:marLeft w:val="0"/>
          <w:marRight w:val="0"/>
          <w:marTop w:val="0"/>
          <w:marBottom w:val="0"/>
          <w:divBdr>
            <w:top w:val="none" w:sz="0" w:space="0" w:color="auto"/>
            <w:left w:val="none" w:sz="0" w:space="0" w:color="auto"/>
            <w:bottom w:val="none" w:sz="0" w:space="0" w:color="auto"/>
            <w:right w:val="none" w:sz="0" w:space="0" w:color="auto"/>
          </w:divBdr>
        </w:div>
        <w:div w:id="1206067442">
          <w:marLeft w:val="0"/>
          <w:marRight w:val="0"/>
          <w:marTop w:val="0"/>
          <w:marBottom w:val="0"/>
          <w:divBdr>
            <w:top w:val="none" w:sz="0" w:space="0" w:color="auto"/>
            <w:left w:val="none" w:sz="0" w:space="0" w:color="auto"/>
            <w:bottom w:val="none" w:sz="0" w:space="0" w:color="auto"/>
            <w:right w:val="none" w:sz="0" w:space="0" w:color="auto"/>
          </w:divBdr>
        </w:div>
        <w:div w:id="1720012481">
          <w:marLeft w:val="0"/>
          <w:marRight w:val="0"/>
          <w:marTop w:val="0"/>
          <w:marBottom w:val="0"/>
          <w:divBdr>
            <w:top w:val="none" w:sz="0" w:space="0" w:color="auto"/>
            <w:left w:val="none" w:sz="0" w:space="0" w:color="auto"/>
            <w:bottom w:val="none" w:sz="0" w:space="0" w:color="auto"/>
            <w:right w:val="none" w:sz="0" w:space="0" w:color="auto"/>
          </w:divBdr>
        </w:div>
        <w:div w:id="1417946350">
          <w:marLeft w:val="0"/>
          <w:marRight w:val="0"/>
          <w:marTop w:val="0"/>
          <w:marBottom w:val="0"/>
          <w:divBdr>
            <w:top w:val="none" w:sz="0" w:space="0" w:color="auto"/>
            <w:left w:val="none" w:sz="0" w:space="0" w:color="auto"/>
            <w:bottom w:val="none" w:sz="0" w:space="0" w:color="auto"/>
            <w:right w:val="none" w:sz="0" w:space="0" w:color="auto"/>
          </w:divBdr>
        </w:div>
        <w:div w:id="1054738075">
          <w:marLeft w:val="0"/>
          <w:marRight w:val="0"/>
          <w:marTop w:val="0"/>
          <w:marBottom w:val="0"/>
          <w:divBdr>
            <w:top w:val="none" w:sz="0" w:space="0" w:color="auto"/>
            <w:left w:val="none" w:sz="0" w:space="0" w:color="auto"/>
            <w:bottom w:val="none" w:sz="0" w:space="0" w:color="auto"/>
            <w:right w:val="none" w:sz="0" w:space="0" w:color="auto"/>
          </w:divBdr>
        </w:div>
        <w:div w:id="70128159">
          <w:marLeft w:val="0"/>
          <w:marRight w:val="0"/>
          <w:marTop w:val="0"/>
          <w:marBottom w:val="0"/>
          <w:divBdr>
            <w:top w:val="none" w:sz="0" w:space="0" w:color="auto"/>
            <w:left w:val="none" w:sz="0" w:space="0" w:color="auto"/>
            <w:bottom w:val="none" w:sz="0" w:space="0" w:color="auto"/>
            <w:right w:val="none" w:sz="0" w:space="0" w:color="auto"/>
          </w:divBdr>
        </w:div>
      </w:divsChild>
    </w:div>
    <w:div w:id="931426811">
      <w:bodyDiv w:val="1"/>
      <w:marLeft w:val="0"/>
      <w:marRight w:val="0"/>
      <w:marTop w:val="0"/>
      <w:marBottom w:val="0"/>
      <w:divBdr>
        <w:top w:val="none" w:sz="0" w:space="0" w:color="auto"/>
        <w:left w:val="none" w:sz="0" w:space="0" w:color="auto"/>
        <w:bottom w:val="none" w:sz="0" w:space="0" w:color="auto"/>
        <w:right w:val="none" w:sz="0" w:space="0" w:color="auto"/>
      </w:divBdr>
      <w:divsChild>
        <w:div w:id="674528694">
          <w:marLeft w:val="0"/>
          <w:marRight w:val="0"/>
          <w:marTop w:val="0"/>
          <w:marBottom w:val="0"/>
          <w:divBdr>
            <w:top w:val="none" w:sz="0" w:space="0" w:color="auto"/>
            <w:left w:val="none" w:sz="0" w:space="0" w:color="auto"/>
            <w:bottom w:val="none" w:sz="0" w:space="0" w:color="auto"/>
            <w:right w:val="none" w:sz="0" w:space="0" w:color="auto"/>
          </w:divBdr>
        </w:div>
        <w:div w:id="1376925149">
          <w:marLeft w:val="0"/>
          <w:marRight w:val="0"/>
          <w:marTop w:val="0"/>
          <w:marBottom w:val="0"/>
          <w:divBdr>
            <w:top w:val="none" w:sz="0" w:space="0" w:color="auto"/>
            <w:left w:val="none" w:sz="0" w:space="0" w:color="auto"/>
            <w:bottom w:val="none" w:sz="0" w:space="0" w:color="auto"/>
            <w:right w:val="none" w:sz="0" w:space="0" w:color="auto"/>
          </w:divBdr>
        </w:div>
        <w:div w:id="2092727113">
          <w:marLeft w:val="0"/>
          <w:marRight w:val="0"/>
          <w:marTop w:val="0"/>
          <w:marBottom w:val="0"/>
          <w:divBdr>
            <w:top w:val="none" w:sz="0" w:space="0" w:color="auto"/>
            <w:left w:val="none" w:sz="0" w:space="0" w:color="auto"/>
            <w:bottom w:val="none" w:sz="0" w:space="0" w:color="auto"/>
            <w:right w:val="none" w:sz="0" w:space="0" w:color="auto"/>
          </w:divBdr>
        </w:div>
        <w:div w:id="1420105446">
          <w:marLeft w:val="0"/>
          <w:marRight w:val="0"/>
          <w:marTop w:val="0"/>
          <w:marBottom w:val="0"/>
          <w:divBdr>
            <w:top w:val="none" w:sz="0" w:space="0" w:color="auto"/>
            <w:left w:val="none" w:sz="0" w:space="0" w:color="auto"/>
            <w:bottom w:val="none" w:sz="0" w:space="0" w:color="auto"/>
            <w:right w:val="none" w:sz="0" w:space="0" w:color="auto"/>
          </w:divBdr>
        </w:div>
        <w:div w:id="316690631">
          <w:marLeft w:val="0"/>
          <w:marRight w:val="0"/>
          <w:marTop w:val="0"/>
          <w:marBottom w:val="0"/>
          <w:divBdr>
            <w:top w:val="none" w:sz="0" w:space="0" w:color="auto"/>
            <w:left w:val="none" w:sz="0" w:space="0" w:color="auto"/>
            <w:bottom w:val="none" w:sz="0" w:space="0" w:color="auto"/>
            <w:right w:val="none" w:sz="0" w:space="0" w:color="auto"/>
          </w:divBdr>
        </w:div>
        <w:div w:id="2102217086">
          <w:marLeft w:val="0"/>
          <w:marRight w:val="0"/>
          <w:marTop w:val="0"/>
          <w:marBottom w:val="0"/>
          <w:divBdr>
            <w:top w:val="none" w:sz="0" w:space="0" w:color="auto"/>
            <w:left w:val="none" w:sz="0" w:space="0" w:color="auto"/>
            <w:bottom w:val="none" w:sz="0" w:space="0" w:color="auto"/>
            <w:right w:val="none" w:sz="0" w:space="0" w:color="auto"/>
          </w:divBdr>
        </w:div>
        <w:div w:id="61679517">
          <w:marLeft w:val="0"/>
          <w:marRight w:val="0"/>
          <w:marTop w:val="0"/>
          <w:marBottom w:val="0"/>
          <w:divBdr>
            <w:top w:val="none" w:sz="0" w:space="0" w:color="auto"/>
            <w:left w:val="none" w:sz="0" w:space="0" w:color="auto"/>
            <w:bottom w:val="none" w:sz="0" w:space="0" w:color="auto"/>
            <w:right w:val="none" w:sz="0" w:space="0" w:color="auto"/>
          </w:divBdr>
        </w:div>
        <w:div w:id="1196046466">
          <w:marLeft w:val="0"/>
          <w:marRight w:val="0"/>
          <w:marTop w:val="0"/>
          <w:marBottom w:val="0"/>
          <w:divBdr>
            <w:top w:val="none" w:sz="0" w:space="0" w:color="auto"/>
            <w:left w:val="none" w:sz="0" w:space="0" w:color="auto"/>
            <w:bottom w:val="none" w:sz="0" w:space="0" w:color="auto"/>
            <w:right w:val="none" w:sz="0" w:space="0" w:color="auto"/>
          </w:divBdr>
        </w:div>
        <w:div w:id="1727601789">
          <w:marLeft w:val="0"/>
          <w:marRight w:val="0"/>
          <w:marTop w:val="0"/>
          <w:marBottom w:val="0"/>
          <w:divBdr>
            <w:top w:val="none" w:sz="0" w:space="0" w:color="auto"/>
            <w:left w:val="none" w:sz="0" w:space="0" w:color="auto"/>
            <w:bottom w:val="none" w:sz="0" w:space="0" w:color="auto"/>
            <w:right w:val="none" w:sz="0" w:space="0" w:color="auto"/>
          </w:divBdr>
        </w:div>
        <w:div w:id="2124569735">
          <w:marLeft w:val="0"/>
          <w:marRight w:val="0"/>
          <w:marTop w:val="0"/>
          <w:marBottom w:val="0"/>
          <w:divBdr>
            <w:top w:val="none" w:sz="0" w:space="0" w:color="auto"/>
            <w:left w:val="none" w:sz="0" w:space="0" w:color="auto"/>
            <w:bottom w:val="none" w:sz="0" w:space="0" w:color="auto"/>
            <w:right w:val="none" w:sz="0" w:space="0" w:color="auto"/>
          </w:divBdr>
        </w:div>
        <w:div w:id="1572544296">
          <w:marLeft w:val="0"/>
          <w:marRight w:val="0"/>
          <w:marTop w:val="0"/>
          <w:marBottom w:val="0"/>
          <w:divBdr>
            <w:top w:val="none" w:sz="0" w:space="0" w:color="auto"/>
            <w:left w:val="none" w:sz="0" w:space="0" w:color="auto"/>
            <w:bottom w:val="none" w:sz="0" w:space="0" w:color="auto"/>
            <w:right w:val="none" w:sz="0" w:space="0" w:color="auto"/>
          </w:divBdr>
        </w:div>
        <w:div w:id="1105224688">
          <w:marLeft w:val="0"/>
          <w:marRight w:val="0"/>
          <w:marTop w:val="0"/>
          <w:marBottom w:val="0"/>
          <w:divBdr>
            <w:top w:val="none" w:sz="0" w:space="0" w:color="auto"/>
            <w:left w:val="none" w:sz="0" w:space="0" w:color="auto"/>
            <w:bottom w:val="none" w:sz="0" w:space="0" w:color="auto"/>
            <w:right w:val="none" w:sz="0" w:space="0" w:color="auto"/>
          </w:divBdr>
        </w:div>
        <w:div w:id="348067580">
          <w:marLeft w:val="0"/>
          <w:marRight w:val="0"/>
          <w:marTop w:val="0"/>
          <w:marBottom w:val="0"/>
          <w:divBdr>
            <w:top w:val="none" w:sz="0" w:space="0" w:color="auto"/>
            <w:left w:val="none" w:sz="0" w:space="0" w:color="auto"/>
            <w:bottom w:val="none" w:sz="0" w:space="0" w:color="auto"/>
            <w:right w:val="none" w:sz="0" w:space="0" w:color="auto"/>
          </w:divBdr>
        </w:div>
        <w:div w:id="1377319283">
          <w:marLeft w:val="0"/>
          <w:marRight w:val="0"/>
          <w:marTop w:val="0"/>
          <w:marBottom w:val="0"/>
          <w:divBdr>
            <w:top w:val="none" w:sz="0" w:space="0" w:color="auto"/>
            <w:left w:val="none" w:sz="0" w:space="0" w:color="auto"/>
            <w:bottom w:val="none" w:sz="0" w:space="0" w:color="auto"/>
            <w:right w:val="none" w:sz="0" w:space="0" w:color="auto"/>
          </w:divBdr>
        </w:div>
        <w:div w:id="120730902">
          <w:marLeft w:val="0"/>
          <w:marRight w:val="0"/>
          <w:marTop w:val="0"/>
          <w:marBottom w:val="0"/>
          <w:divBdr>
            <w:top w:val="none" w:sz="0" w:space="0" w:color="auto"/>
            <w:left w:val="none" w:sz="0" w:space="0" w:color="auto"/>
            <w:bottom w:val="none" w:sz="0" w:space="0" w:color="auto"/>
            <w:right w:val="none" w:sz="0" w:space="0" w:color="auto"/>
          </w:divBdr>
        </w:div>
        <w:div w:id="919094509">
          <w:marLeft w:val="0"/>
          <w:marRight w:val="0"/>
          <w:marTop w:val="0"/>
          <w:marBottom w:val="0"/>
          <w:divBdr>
            <w:top w:val="none" w:sz="0" w:space="0" w:color="auto"/>
            <w:left w:val="none" w:sz="0" w:space="0" w:color="auto"/>
            <w:bottom w:val="none" w:sz="0" w:space="0" w:color="auto"/>
            <w:right w:val="none" w:sz="0" w:space="0" w:color="auto"/>
          </w:divBdr>
        </w:div>
        <w:div w:id="1277787819">
          <w:marLeft w:val="0"/>
          <w:marRight w:val="0"/>
          <w:marTop w:val="0"/>
          <w:marBottom w:val="0"/>
          <w:divBdr>
            <w:top w:val="none" w:sz="0" w:space="0" w:color="auto"/>
            <w:left w:val="none" w:sz="0" w:space="0" w:color="auto"/>
            <w:bottom w:val="none" w:sz="0" w:space="0" w:color="auto"/>
            <w:right w:val="none" w:sz="0" w:space="0" w:color="auto"/>
          </w:divBdr>
        </w:div>
        <w:div w:id="570695010">
          <w:marLeft w:val="0"/>
          <w:marRight w:val="0"/>
          <w:marTop w:val="0"/>
          <w:marBottom w:val="0"/>
          <w:divBdr>
            <w:top w:val="none" w:sz="0" w:space="0" w:color="auto"/>
            <w:left w:val="none" w:sz="0" w:space="0" w:color="auto"/>
            <w:bottom w:val="none" w:sz="0" w:space="0" w:color="auto"/>
            <w:right w:val="none" w:sz="0" w:space="0" w:color="auto"/>
          </w:divBdr>
        </w:div>
        <w:div w:id="1097797322">
          <w:marLeft w:val="0"/>
          <w:marRight w:val="0"/>
          <w:marTop w:val="0"/>
          <w:marBottom w:val="0"/>
          <w:divBdr>
            <w:top w:val="none" w:sz="0" w:space="0" w:color="auto"/>
            <w:left w:val="none" w:sz="0" w:space="0" w:color="auto"/>
            <w:bottom w:val="none" w:sz="0" w:space="0" w:color="auto"/>
            <w:right w:val="none" w:sz="0" w:space="0" w:color="auto"/>
          </w:divBdr>
        </w:div>
        <w:div w:id="1453986202">
          <w:marLeft w:val="0"/>
          <w:marRight w:val="0"/>
          <w:marTop w:val="0"/>
          <w:marBottom w:val="0"/>
          <w:divBdr>
            <w:top w:val="none" w:sz="0" w:space="0" w:color="auto"/>
            <w:left w:val="none" w:sz="0" w:space="0" w:color="auto"/>
            <w:bottom w:val="none" w:sz="0" w:space="0" w:color="auto"/>
            <w:right w:val="none" w:sz="0" w:space="0" w:color="auto"/>
          </w:divBdr>
        </w:div>
        <w:div w:id="1500075664">
          <w:marLeft w:val="0"/>
          <w:marRight w:val="0"/>
          <w:marTop w:val="0"/>
          <w:marBottom w:val="0"/>
          <w:divBdr>
            <w:top w:val="none" w:sz="0" w:space="0" w:color="auto"/>
            <w:left w:val="none" w:sz="0" w:space="0" w:color="auto"/>
            <w:bottom w:val="none" w:sz="0" w:space="0" w:color="auto"/>
            <w:right w:val="none" w:sz="0" w:space="0" w:color="auto"/>
          </w:divBdr>
        </w:div>
        <w:div w:id="1635677037">
          <w:marLeft w:val="0"/>
          <w:marRight w:val="0"/>
          <w:marTop w:val="0"/>
          <w:marBottom w:val="0"/>
          <w:divBdr>
            <w:top w:val="none" w:sz="0" w:space="0" w:color="auto"/>
            <w:left w:val="none" w:sz="0" w:space="0" w:color="auto"/>
            <w:bottom w:val="none" w:sz="0" w:space="0" w:color="auto"/>
            <w:right w:val="none" w:sz="0" w:space="0" w:color="auto"/>
          </w:divBdr>
        </w:div>
        <w:div w:id="1220635454">
          <w:marLeft w:val="0"/>
          <w:marRight w:val="0"/>
          <w:marTop w:val="0"/>
          <w:marBottom w:val="0"/>
          <w:divBdr>
            <w:top w:val="none" w:sz="0" w:space="0" w:color="auto"/>
            <w:left w:val="none" w:sz="0" w:space="0" w:color="auto"/>
            <w:bottom w:val="none" w:sz="0" w:space="0" w:color="auto"/>
            <w:right w:val="none" w:sz="0" w:space="0" w:color="auto"/>
          </w:divBdr>
        </w:div>
        <w:div w:id="1569614877">
          <w:marLeft w:val="0"/>
          <w:marRight w:val="0"/>
          <w:marTop w:val="0"/>
          <w:marBottom w:val="0"/>
          <w:divBdr>
            <w:top w:val="none" w:sz="0" w:space="0" w:color="auto"/>
            <w:left w:val="none" w:sz="0" w:space="0" w:color="auto"/>
            <w:bottom w:val="none" w:sz="0" w:space="0" w:color="auto"/>
            <w:right w:val="none" w:sz="0" w:space="0" w:color="auto"/>
          </w:divBdr>
        </w:div>
        <w:div w:id="1182891191">
          <w:marLeft w:val="0"/>
          <w:marRight w:val="0"/>
          <w:marTop w:val="0"/>
          <w:marBottom w:val="0"/>
          <w:divBdr>
            <w:top w:val="none" w:sz="0" w:space="0" w:color="auto"/>
            <w:left w:val="none" w:sz="0" w:space="0" w:color="auto"/>
            <w:bottom w:val="none" w:sz="0" w:space="0" w:color="auto"/>
            <w:right w:val="none" w:sz="0" w:space="0" w:color="auto"/>
          </w:divBdr>
        </w:div>
      </w:divsChild>
    </w:div>
    <w:div w:id="1024793262">
      <w:bodyDiv w:val="1"/>
      <w:marLeft w:val="0"/>
      <w:marRight w:val="0"/>
      <w:marTop w:val="0"/>
      <w:marBottom w:val="0"/>
      <w:divBdr>
        <w:top w:val="none" w:sz="0" w:space="0" w:color="auto"/>
        <w:left w:val="none" w:sz="0" w:space="0" w:color="auto"/>
        <w:bottom w:val="none" w:sz="0" w:space="0" w:color="auto"/>
        <w:right w:val="none" w:sz="0" w:space="0" w:color="auto"/>
      </w:divBdr>
      <w:divsChild>
        <w:div w:id="707605948">
          <w:marLeft w:val="0"/>
          <w:marRight w:val="0"/>
          <w:marTop w:val="0"/>
          <w:marBottom w:val="0"/>
          <w:divBdr>
            <w:top w:val="none" w:sz="0" w:space="0" w:color="auto"/>
            <w:left w:val="none" w:sz="0" w:space="0" w:color="auto"/>
            <w:bottom w:val="none" w:sz="0" w:space="0" w:color="auto"/>
            <w:right w:val="none" w:sz="0" w:space="0" w:color="auto"/>
          </w:divBdr>
        </w:div>
        <w:div w:id="2136562592">
          <w:marLeft w:val="0"/>
          <w:marRight w:val="0"/>
          <w:marTop w:val="0"/>
          <w:marBottom w:val="0"/>
          <w:divBdr>
            <w:top w:val="none" w:sz="0" w:space="0" w:color="auto"/>
            <w:left w:val="none" w:sz="0" w:space="0" w:color="auto"/>
            <w:bottom w:val="none" w:sz="0" w:space="0" w:color="auto"/>
            <w:right w:val="none" w:sz="0" w:space="0" w:color="auto"/>
          </w:divBdr>
        </w:div>
        <w:div w:id="752240221">
          <w:marLeft w:val="0"/>
          <w:marRight w:val="0"/>
          <w:marTop w:val="0"/>
          <w:marBottom w:val="0"/>
          <w:divBdr>
            <w:top w:val="none" w:sz="0" w:space="0" w:color="auto"/>
            <w:left w:val="none" w:sz="0" w:space="0" w:color="auto"/>
            <w:bottom w:val="none" w:sz="0" w:space="0" w:color="auto"/>
            <w:right w:val="none" w:sz="0" w:space="0" w:color="auto"/>
          </w:divBdr>
        </w:div>
        <w:div w:id="202133610">
          <w:marLeft w:val="0"/>
          <w:marRight w:val="0"/>
          <w:marTop w:val="0"/>
          <w:marBottom w:val="0"/>
          <w:divBdr>
            <w:top w:val="none" w:sz="0" w:space="0" w:color="auto"/>
            <w:left w:val="none" w:sz="0" w:space="0" w:color="auto"/>
            <w:bottom w:val="none" w:sz="0" w:space="0" w:color="auto"/>
            <w:right w:val="none" w:sz="0" w:space="0" w:color="auto"/>
          </w:divBdr>
        </w:div>
        <w:div w:id="280769630">
          <w:marLeft w:val="0"/>
          <w:marRight w:val="0"/>
          <w:marTop w:val="0"/>
          <w:marBottom w:val="0"/>
          <w:divBdr>
            <w:top w:val="none" w:sz="0" w:space="0" w:color="auto"/>
            <w:left w:val="none" w:sz="0" w:space="0" w:color="auto"/>
            <w:bottom w:val="none" w:sz="0" w:space="0" w:color="auto"/>
            <w:right w:val="none" w:sz="0" w:space="0" w:color="auto"/>
          </w:divBdr>
        </w:div>
        <w:div w:id="563563652">
          <w:marLeft w:val="0"/>
          <w:marRight w:val="0"/>
          <w:marTop w:val="0"/>
          <w:marBottom w:val="0"/>
          <w:divBdr>
            <w:top w:val="none" w:sz="0" w:space="0" w:color="auto"/>
            <w:left w:val="none" w:sz="0" w:space="0" w:color="auto"/>
            <w:bottom w:val="none" w:sz="0" w:space="0" w:color="auto"/>
            <w:right w:val="none" w:sz="0" w:space="0" w:color="auto"/>
          </w:divBdr>
        </w:div>
        <w:div w:id="2049328044">
          <w:marLeft w:val="0"/>
          <w:marRight w:val="0"/>
          <w:marTop w:val="0"/>
          <w:marBottom w:val="0"/>
          <w:divBdr>
            <w:top w:val="none" w:sz="0" w:space="0" w:color="auto"/>
            <w:left w:val="none" w:sz="0" w:space="0" w:color="auto"/>
            <w:bottom w:val="none" w:sz="0" w:space="0" w:color="auto"/>
            <w:right w:val="none" w:sz="0" w:space="0" w:color="auto"/>
          </w:divBdr>
        </w:div>
      </w:divsChild>
    </w:div>
    <w:div w:id="1296062486">
      <w:bodyDiv w:val="1"/>
      <w:marLeft w:val="0"/>
      <w:marRight w:val="0"/>
      <w:marTop w:val="0"/>
      <w:marBottom w:val="0"/>
      <w:divBdr>
        <w:top w:val="none" w:sz="0" w:space="0" w:color="auto"/>
        <w:left w:val="none" w:sz="0" w:space="0" w:color="auto"/>
        <w:bottom w:val="none" w:sz="0" w:space="0" w:color="auto"/>
        <w:right w:val="none" w:sz="0" w:space="0" w:color="auto"/>
      </w:divBdr>
      <w:divsChild>
        <w:div w:id="1834636247">
          <w:marLeft w:val="0"/>
          <w:marRight w:val="0"/>
          <w:marTop w:val="0"/>
          <w:marBottom w:val="0"/>
          <w:divBdr>
            <w:top w:val="none" w:sz="0" w:space="0" w:color="auto"/>
            <w:left w:val="none" w:sz="0" w:space="0" w:color="auto"/>
            <w:bottom w:val="none" w:sz="0" w:space="0" w:color="auto"/>
            <w:right w:val="none" w:sz="0" w:space="0" w:color="auto"/>
          </w:divBdr>
        </w:div>
        <w:div w:id="131409353">
          <w:marLeft w:val="0"/>
          <w:marRight w:val="0"/>
          <w:marTop w:val="0"/>
          <w:marBottom w:val="0"/>
          <w:divBdr>
            <w:top w:val="none" w:sz="0" w:space="0" w:color="auto"/>
            <w:left w:val="none" w:sz="0" w:space="0" w:color="auto"/>
            <w:bottom w:val="none" w:sz="0" w:space="0" w:color="auto"/>
            <w:right w:val="none" w:sz="0" w:space="0" w:color="auto"/>
          </w:divBdr>
        </w:div>
        <w:div w:id="714473898">
          <w:marLeft w:val="0"/>
          <w:marRight w:val="0"/>
          <w:marTop w:val="0"/>
          <w:marBottom w:val="0"/>
          <w:divBdr>
            <w:top w:val="none" w:sz="0" w:space="0" w:color="auto"/>
            <w:left w:val="none" w:sz="0" w:space="0" w:color="auto"/>
            <w:bottom w:val="none" w:sz="0" w:space="0" w:color="auto"/>
            <w:right w:val="none" w:sz="0" w:space="0" w:color="auto"/>
          </w:divBdr>
        </w:div>
        <w:div w:id="1581912034">
          <w:marLeft w:val="0"/>
          <w:marRight w:val="0"/>
          <w:marTop w:val="0"/>
          <w:marBottom w:val="0"/>
          <w:divBdr>
            <w:top w:val="none" w:sz="0" w:space="0" w:color="auto"/>
            <w:left w:val="none" w:sz="0" w:space="0" w:color="auto"/>
            <w:bottom w:val="none" w:sz="0" w:space="0" w:color="auto"/>
            <w:right w:val="none" w:sz="0" w:space="0" w:color="auto"/>
          </w:divBdr>
        </w:div>
        <w:div w:id="1424647591">
          <w:marLeft w:val="0"/>
          <w:marRight w:val="0"/>
          <w:marTop w:val="0"/>
          <w:marBottom w:val="0"/>
          <w:divBdr>
            <w:top w:val="none" w:sz="0" w:space="0" w:color="auto"/>
            <w:left w:val="none" w:sz="0" w:space="0" w:color="auto"/>
            <w:bottom w:val="none" w:sz="0" w:space="0" w:color="auto"/>
            <w:right w:val="none" w:sz="0" w:space="0" w:color="auto"/>
          </w:divBdr>
        </w:div>
        <w:div w:id="1563321603">
          <w:marLeft w:val="0"/>
          <w:marRight w:val="0"/>
          <w:marTop w:val="0"/>
          <w:marBottom w:val="0"/>
          <w:divBdr>
            <w:top w:val="none" w:sz="0" w:space="0" w:color="auto"/>
            <w:left w:val="none" w:sz="0" w:space="0" w:color="auto"/>
            <w:bottom w:val="none" w:sz="0" w:space="0" w:color="auto"/>
            <w:right w:val="none" w:sz="0" w:space="0" w:color="auto"/>
          </w:divBdr>
        </w:div>
        <w:div w:id="1060176988">
          <w:marLeft w:val="0"/>
          <w:marRight w:val="0"/>
          <w:marTop w:val="0"/>
          <w:marBottom w:val="0"/>
          <w:divBdr>
            <w:top w:val="none" w:sz="0" w:space="0" w:color="auto"/>
            <w:left w:val="none" w:sz="0" w:space="0" w:color="auto"/>
            <w:bottom w:val="none" w:sz="0" w:space="0" w:color="auto"/>
            <w:right w:val="none" w:sz="0" w:space="0" w:color="auto"/>
          </w:divBdr>
        </w:div>
      </w:divsChild>
    </w:div>
    <w:div w:id="1393655115">
      <w:bodyDiv w:val="1"/>
      <w:marLeft w:val="0"/>
      <w:marRight w:val="0"/>
      <w:marTop w:val="0"/>
      <w:marBottom w:val="0"/>
      <w:divBdr>
        <w:top w:val="none" w:sz="0" w:space="0" w:color="auto"/>
        <w:left w:val="none" w:sz="0" w:space="0" w:color="auto"/>
        <w:bottom w:val="none" w:sz="0" w:space="0" w:color="auto"/>
        <w:right w:val="none" w:sz="0" w:space="0" w:color="auto"/>
      </w:divBdr>
      <w:divsChild>
        <w:div w:id="1849514869">
          <w:marLeft w:val="0"/>
          <w:marRight w:val="0"/>
          <w:marTop w:val="0"/>
          <w:marBottom w:val="0"/>
          <w:divBdr>
            <w:top w:val="none" w:sz="0" w:space="0" w:color="auto"/>
            <w:left w:val="none" w:sz="0" w:space="0" w:color="auto"/>
            <w:bottom w:val="none" w:sz="0" w:space="0" w:color="auto"/>
            <w:right w:val="none" w:sz="0" w:space="0" w:color="auto"/>
          </w:divBdr>
        </w:div>
        <w:div w:id="857886025">
          <w:marLeft w:val="0"/>
          <w:marRight w:val="0"/>
          <w:marTop w:val="0"/>
          <w:marBottom w:val="0"/>
          <w:divBdr>
            <w:top w:val="none" w:sz="0" w:space="0" w:color="auto"/>
            <w:left w:val="none" w:sz="0" w:space="0" w:color="auto"/>
            <w:bottom w:val="none" w:sz="0" w:space="0" w:color="auto"/>
            <w:right w:val="none" w:sz="0" w:space="0" w:color="auto"/>
          </w:divBdr>
        </w:div>
        <w:div w:id="280066616">
          <w:marLeft w:val="0"/>
          <w:marRight w:val="0"/>
          <w:marTop w:val="0"/>
          <w:marBottom w:val="0"/>
          <w:divBdr>
            <w:top w:val="none" w:sz="0" w:space="0" w:color="auto"/>
            <w:left w:val="none" w:sz="0" w:space="0" w:color="auto"/>
            <w:bottom w:val="none" w:sz="0" w:space="0" w:color="auto"/>
            <w:right w:val="none" w:sz="0" w:space="0" w:color="auto"/>
          </w:divBdr>
        </w:div>
        <w:div w:id="1494494706">
          <w:marLeft w:val="0"/>
          <w:marRight w:val="0"/>
          <w:marTop w:val="0"/>
          <w:marBottom w:val="0"/>
          <w:divBdr>
            <w:top w:val="none" w:sz="0" w:space="0" w:color="auto"/>
            <w:left w:val="none" w:sz="0" w:space="0" w:color="auto"/>
            <w:bottom w:val="none" w:sz="0" w:space="0" w:color="auto"/>
            <w:right w:val="none" w:sz="0" w:space="0" w:color="auto"/>
          </w:divBdr>
        </w:div>
        <w:div w:id="1107894093">
          <w:marLeft w:val="0"/>
          <w:marRight w:val="0"/>
          <w:marTop w:val="0"/>
          <w:marBottom w:val="0"/>
          <w:divBdr>
            <w:top w:val="none" w:sz="0" w:space="0" w:color="auto"/>
            <w:left w:val="none" w:sz="0" w:space="0" w:color="auto"/>
            <w:bottom w:val="none" w:sz="0" w:space="0" w:color="auto"/>
            <w:right w:val="none" w:sz="0" w:space="0" w:color="auto"/>
          </w:divBdr>
        </w:div>
        <w:div w:id="1370837618">
          <w:marLeft w:val="0"/>
          <w:marRight w:val="0"/>
          <w:marTop w:val="0"/>
          <w:marBottom w:val="0"/>
          <w:divBdr>
            <w:top w:val="none" w:sz="0" w:space="0" w:color="auto"/>
            <w:left w:val="none" w:sz="0" w:space="0" w:color="auto"/>
            <w:bottom w:val="none" w:sz="0" w:space="0" w:color="auto"/>
            <w:right w:val="none" w:sz="0" w:space="0" w:color="auto"/>
          </w:divBdr>
        </w:div>
        <w:div w:id="1849059801">
          <w:marLeft w:val="0"/>
          <w:marRight w:val="0"/>
          <w:marTop w:val="0"/>
          <w:marBottom w:val="0"/>
          <w:divBdr>
            <w:top w:val="none" w:sz="0" w:space="0" w:color="auto"/>
            <w:left w:val="none" w:sz="0" w:space="0" w:color="auto"/>
            <w:bottom w:val="none" w:sz="0" w:space="0" w:color="auto"/>
            <w:right w:val="none" w:sz="0" w:space="0" w:color="auto"/>
          </w:divBdr>
        </w:div>
        <w:div w:id="1318193781">
          <w:marLeft w:val="0"/>
          <w:marRight w:val="0"/>
          <w:marTop w:val="0"/>
          <w:marBottom w:val="0"/>
          <w:divBdr>
            <w:top w:val="none" w:sz="0" w:space="0" w:color="auto"/>
            <w:left w:val="none" w:sz="0" w:space="0" w:color="auto"/>
            <w:bottom w:val="none" w:sz="0" w:space="0" w:color="auto"/>
            <w:right w:val="none" w:sz="0" w:space="0" w:color="auto"/>
          </w:divBdr>
        </w:div>
        <w:div w:id="754057385">
          <w:marLeft w:val="0"/>
          <w:marRight w:val="0"/>
          <w:marTop w:val="0"/>
          <w:marBottom w:val="0"/>
          <w:divBdr>
            <w:top w:val="none" w:sz="0" w:space="0" w:color="auto"/>
            <w:left w:val="none" w:sz="0" w:space="0" w:color="auto"/>
            <w:bottom w:val="none" w:sz="0" w:space="0" w:color="auto"/>
            <w:right w:val="none" w:sz="0" w:space="0" w:color="auto"/>
          </w:divBdr>
        </w:div>
        <w:div w:id="1330019530">
          <w:marLeft w:val="0"/>
          <w:marRight w:val="0"/>
          <w:marTop w:val="0"/>
          <w:marBottom w:val="0"/>
          <w:divBdr>
            <w:top w:val="none" w:sz="0" w:space="0" w:color="auto"/>
            <w:left w:val="none" w:sz="0" w:space="0" w:color="auto"/>
            <w:bottom w:val="none" w:sz="0" w:space="0" w:color="auto"/>
            <w:right w:val="none" w:sz="0" w:space="0" w:color="auto"/>
          </w:divBdr>
        </w:div>
        <w:div w:id="1875189629">
          <w:marLeft w:val="0"/>
          <w:marRight w:val="0"/>
          <w:marTop w:val="0"/>
          <w:marBottom w:val="0"/>
          <w:divBdr>
            <w:top w:val="none" w:sz="0" w:space="0" w:color="auto"/>
            <w:left w:val="none" w:sz="0" w:space="0" w:color="auto"/>
            <w:bottom w:val="none" w:sz="0" w:space="0" w:color="auto"/>
            <w:right w:val="none" w:sz="0" w:space="0" w:color="auto"/>
          </w:divBdr>
        </w:div>
        <w:div w:id="114450423">
          <w:marLeft w:val="0"/>
          <w:marRight w:val="0"/>
          <w:marTop w:val="0"/>
          <w:marBottom w:val="0"/>
          <w:divBdr>
            <w:top w:val="none" w:sz="0" w:space="0" w:color="auto"/>
            <w:left w:val="none" w:sz="0" w:space="0" w:color="auto"/>
            <w:bottom w:val="none" w:sz="0" w:space="0" w:color="auto"/>
            <w:right w:val="none" w:sz="0" w:space="0" w:color="auto"/>
          </w:divBdr>
        </w:div>
        <w:div w:id="685594870">
          <w:marLeft w:val="0"/>
          <w:marRight w:val="0"/>
          <w:marTop w:val="0"/>
          <w:marBottom w:val="0"/>
          <w:divBdr>
            <w:top w:val="none" w:sz="0" w:space="0" w:color="auto"/>
            <w:left w:val="none" w:sz="0" w:space="0" w:color="auto"/>
            <w:bottom w:val="none" w:sz="0" w:space="0" w:color="auto"/>
            <w:right w:val="none" w:sz="0" w:space="0" w:color="auto"/>
          </w:divBdr>
        </w:div>
        <w:div w:id="105662180">
          <w:marLeft w:val="0"/>
          <w:marRight w:val="0"/>
          <w:marTop w:val="0"/>
          <w:marBottom w:val="0"/>
          <w:divBdr>
            <w:top w:val="none" w:sz="0" w:space="0" w:color="auto"/>
            <w:left w:val="none" w:sz="0" w:space="0" w:color="auto"/>
            <w:bottom w:val="none" w:sz="0" w:space="0" w:color="auto"/>
            <w:right w:val="none" w:sz="0" w:space="0" w:color="auto"/>
          </w:divBdr>
        </w:div>
        <w:div w:id="955911760">
          <w:marLeft w:val="0"/>
          <w:marRight w:val="0"/>
          <w:marTop w:val="0"/>
          <w:marBottom w:val="0"/>
          <w:divBdr>
            <w:top w:val="none" w:sz="0" w:space="0" w:color="auto"/>
            <w:left w:val="none" w:sz="0" w:space="0" w:color="auto"/>
            <w:bottom w:val="none" w:sz="0" w:space="0" w:color="auto"/>
            <w:right w:val="none" w:sz="0" w:space="0" w:color="auto"/>
          </w:divBdr>
        </w:div>
        <w:div w:id="322853734">
          <w:marLeft w:val="0"/>
          <w:marRight w:val="0"/>
          <w:marTop w:val="0"/>
          <w:marBottom w:val="0"/>
          <w:divBdr>
            <w:top w:val="none" w:sz="0" w:space="0" w:color="auto"/>
            <w:left w:val="none" w:sz="0" w:space="0" w:color="auto"/>
            <w:bottom w:val="none" w:sz="0" w:space="0" w:color="auto"/>
            <w:right w:val="none" w:sz="0" w:space="0" w:color="auto"/>
          </w:divBdr>
        </w:div>
        <w:div w:id="148984329">
          <w:marLeft w:val="0"/>
          <w:marRight w:val="0"/>
          <w:marTop w:val="0"/>
          <w:marBottom w:val="0"/>
          <w:divBdr>
            <w:top w:val="none" w:sz="0" w:space="0" w:color="auto"/>
            <w:left w:val="none" w:sz="0" w:space="0" w:color="auto"/>
            <w:bottom w:val="none" w:sz="0" w:space="0" w:color="auto"/>
            <w:right w:val="none" w:sz="0" w:space="0" w:color="auto"/>
          </w:divBdr>
        </w:div>
        <w:div w:id="1122188143">
          <w:marLeft w:val="0"/>
          <w:marRight w:val="0"/>
          <w:marTop w:val="0"/>
          <w:marBottom w:val="0"/>
          <w:divBdr>
            <w:top w:val="none" w:sz="0" w:space="0" w:color="auto"/>
            <w:left w:val="none" w:sz="0" w:space="0" w:color="auto"/>
            <w:bottom w:val="none" w:sz="0" w:space="0" w:color="auto"/>
            <w:right w:val="none" w:sz="0" w:space="0" w:color="auto"/>
          </w:divBdr>
        </w:div>
        <w:div w:id="1000811736">
          <w:marLeft w:val="0"/>
          <w:marRight w:val="0"/>
          <w:marTop w:val="0"/>
          <w:marBottom w:val="0"/>
          <w:divBdr>
            <w:top w:val="none" w:sz="0" w:space="0" w:color="auto"/>
            <w:left w:val="none" w:sz="0" w:space="0" w:color="auto"/>
            <w:bottom w:val="none" w:sz="0" w:space="0" w:color="auto"/>
            <w:right w:val="none" w:sz="0" w:space="0" w:color="auto"/>
          </w:divBdr>
        </w:div>
        <w:div w:id="1797718944">
          <w:marLeft w:val="0"/>
          <w:marRight w:val="0"/>
          <w:marTop w:val="0"/>
          <w:marBottom w:val="0"/>
          <w:divBdr>
            <w:top w:val="none" w:sz="0" w:space="0" w:color="auto"/>
            <w:left w:val="none" w:sz="0" w:space="0" w:color="auto"/>
            <w:bottom w:val="none" w:sz="0" w:space="0" w:color="auto"/>
            <w:right w:val="none" w:sz="0" w:space="0" w:color="auto"/>
          </w:divBdr>
        </w:div>
        <w:div w:id="536239593">
          <w:marLeft w:val="0"/>
          <w:marRight w:val="0"/>
          <w:marTop w:val="0"/>
          <w:marBottom w:val="0"/>
          <w:divBdr>
            <w:top w:val="none" w:sz="0" w:space="0" w:color="auto"/>
            <w:left w:val="none" w:sz="0" w:space="0" w:color="auto"/>
            <w:bottom w:val="none" w:sz="0" w:space="0" w:color="auto"/>
            <w:right w:val="none" w:sz="0" w:space="0" w:color="auto"/>
          </w:divBdr>
        </w:div>
        <w:div w:id="1480075299">
          <w:marLeft w:val="0"/>
          <w:marRight w:val="0"/>
          <w:marTop w:val="0"/>
          <w:marBottom w:val="0"/>
          <w:divBdr>
            <w:top w:val="none" w:sz="0" w:space="0" w:color="auto"/>
            <w:left w:val="none" w:sz="0" w:space="0" w:color="auto"/>
            <w:bottom w:val="none" w:sz="0" w:space="0" w:color="auto"/>
            <w:right w:val="none" w:sz="0" w:space="0" w:color="auto"/>
          </w:divBdr>
        </w:div>
        <w:div w:id="1764572935">
          <w:marLeft w:val="0"/>
          <w:marRight w:val="0"/>
          <w:marTop w:val="0"/>
          <w:marBottom w:val="0"/>
          <w:divBdr>
            <w:top w:val="none" w:sz="0" w:space="0" w:color="auto"/>
            <w:left w:val="none" w:sz="0" w:space="0" w:color="auto"/>
            <w:bottom w:val="none" w:sz="0" w:space="0" w:color="auto"/>
            <w:right w:val="none" w:sz="0" w:space="0" w:color="auto"/>
          </w:divBdr>
        </w:div>
        <w:div w:id="172644873">
          <w:marLeft w:val="0"/>
          <w:marRight w:val="0"/>
          <w:marTop w:val="0"/>
          <w:marBottom w:val="0"/>
          <w:divBdr>
            <w:top w:val="none" w:sz="0" w:space="0" w:color="auto"/>
            <w:left w:val="none" w:sz="0" w:space="0" w:color="auto"/>
            <w:bottom w:val="none" w:sz="0" w:space="0" w:color="auto"/>
            <w:right w:val="none" w:sz="0" w:space="0" w:color="auto"/>
          </w:divBdr>
        </w:div>
        <w:div w:id="781848473">
          <w:marLeft w:val="0"/>
          <w:marRight w:val="0"/>
          <w:marTop w:val="0"/>
          <w:marBottom w:val="0"/>
          <w:divBdr>
            <w:top w:val="none" w:sz="0" w:space="0" w:color="auto"/>
            <w:left w:val="none" w:sz="0" w:space="0" w:color="auto"/>
            <w:bottom w:val="none" w:sz="0" w:space="0" w:color="auto"/>
            <w:right w:val="none" w:sz="0" w:space="0" w:color="auto"/>
          </w:divBdr>
        </w:div>
        <w:div w:id="1807816195">
          <w:marLeft w:val="0"/>
          <w:marRight w:val="0"/>
          <w:marTop w:val="0"/>
          <w:marBottom w:val="0"/>
          <w:divBdr>
            <w:top w:val="none" w:sz="0" w:space="0" w:color="auto"/>
            <w:left w:val="none" w:sz="0" w:space="0" w:color="auto"/>
            <w:bottom w:val="none" w:sz="0" w:space="0" w:color="auto"/>
            <w:right w:val="none" w:sz="0" w:space="0" w:color="auto"/>
          </w:divBdr>
        </w:div>
        <w:div w:id="1952856955">
          <w:marLeft w:val="0"/>
          <w:marRight w:val="0"/>
          <w:marTop w:val="0"/>
          <w:marBottom w:val="0"/>
          <w:divBdr>
            <w:top w:val="none" w:sz="0" w:space="0" w:color="auto"/>
            <w:left w:val="none" w:sz="0" w:space="0" w:color="auto"/>
            <w:bottom w:val="none" w:sz="0" w:space="0" w:color="auto"/>
            <w:right w:val="none" w:sz="0" w:space="0" w:color="auto"/>
          </w:divBdr>
        </w:div>
        <w:div w:id="136149143">
          <w:marLeft w:val="0"/>
          <w:marRight w:val="0"/>
          <w:marTop w:val="0"/>
          <w:marBottom w:val="0"/>
          <w:divBdr>
            <w:top w:val="none" w:sz="0" w:space="0" w:color="auto"/>
            <w:left w:val="none" w:sz="0" w:space="0" w:color="auto"/>
            <w:bottom w:val="none" w:sz="0" w:space="0" w:color="auto"/>
            <w:right w:val="none" w:sz="0" w:space="0" w:color="auto"/>
          </w:divBdr>
        </w:div>
        <w:div w:id="1449087842">
          <w:marLeft w:val="0"/>
          <w:marRight w:val="0"/>
          <w:marTop w:val="0"/>
          <w:marBottom w:val="0"/>
          <w:divBdr>
            <w:top w:val="none" w:sz="0" w:space="0" w:color="auto"/>
            <w:left w:val="none" w:sz="0" w:space="0" w:color="auto"/>
            <w:bottom w:val="none" w:sz="0" w:space="0" w:color="auto"/>
            <w:right w:val="none" w:sz="0" w:space="0" w:color="auto"/>
          </w:divBdr>
        </w:div>
        <w:div w:id="67385647">
          <w:marLeft w:val="0"/>
          <w:marRight w:val="0"/>
          <w:marTop w:val="0"/>
          <w:marBottom w:val="0"/>
          <w:divBdr>
            <w:top w:val="none" w:sz="0" w:space="0" w:color="auto"/>
            <w:left w:val="none" w:sz="0" w:space="0" w:color="auto"/>
            <w:bottom w:val="none" w:sz="0" w:space="0" w:color="auto"/>
            <w:right w:val="none" w:sz="0" w:space="0" w:color="auto"/>
          </w:divBdr>
        </w:div>
        <w:div w:id="1421635042">
          <w:marLeft w:val="0"/>
          <w:marRight w:val="0"/>
          <w:marTop w:val="0"/>
          <w:marBottom w:val="0"/>
          <w:divBdr>
            <w:top w:val="none" w:sz="0" w:space="0" w:color="auto"/>
            <w:left w:val="none" w:sz="0" w:space="0" w:color="auto"/>
            <w:bottom w:val="none" w:sz="0" w:space="0" w:color="auto"/>
            <w:right w:val="none" w:sz="0" w:space="0" w:color="auto"/>
          </w:divBdr>
        </w:div>
        <w:div w:id="569929052">
          <w:marLeft w:val="0"/>
          <w:marRight w:val="0"/>
          <w:marTop w:val="0"/>
          <w:marBottom w:val="0"/>
          <w:divBdr>
            <w:top w:val="none" w:sz="0" w:space="0" w:color="auto"/>
            <w:left w:val="none" w:sz="0" w:space="0" w:color="auto"/>
            <w:bottom w:val="none" w:sz="0" w:space="0" w:color="auto"/>
            <w:right w:val="none" w:sz="0" w:space="0" w:color="auto"/>
          </w:divBdr>
        </w:div>
        <w:div w:id="271980814">
          <w:marLeft w:val="0"/>
          <w:marRight w:val="0"/>
          <w:marTop w:val="0"/>
          <w:marBottom w:val="0"/>
          <w:divBdr>
            <w:top w:val="none" w:sz="0" w:space="0" w:color="auto"/>
            <w:left w:val="none" w:sz="0" w:space="0" w:color="auto"/>
            <w:bottom w:val="none" w:sz="0" w:space="0" w:color="auto"/>
            <w:right w:val="none" w:sz="0" w:space="0" w:color="auto"/>
          </w:divBdr>
        </w:div>
        <w:div w:id="1311784342">
          <w:marLeft w:val="0"/>
          <w:marRight w:val="0"/>
          <w:marTop w:val="0"/>
          <w:marBottom w:val="0"/>
          <w:divBdr>
            <w:top w:val="none" w:sz="0" w:space="0" w:color="auto"/>
            <w:left w:val="none" w:sz="0" w:space="0" w:color="auto"/>
            <w:bottom w:val="none" w:sz="0" w:space="0" w:color="auto"/>
            <w:right w:val="none" w:sz="0" w:space="0" w:color="auto"/>
          </w:divBdr>
        </w:div>
        <w:div w:id="1246718699">
          <w:marLeft w:val="0"/>
          <w:marRight w:val="0"/>
          <w:marTop w:val="0"/>
          <w:marBottom w:val="0"/>
          <w:divBdr>
            <w:top w:val="none" w:sz="0" w:space="0" w:color="auto"/>
            <w:left w:val="none" w:sz="0" w:space="0" w:color="auto"/>
            <w:bottom w:val="none" w:sz="0" w:space="0" w:color="auto"/>
            <w:right w:val="none" w:sz="0" w:space="0" w:color="auto"/>
          </w:divBdr>
        </w:div>
        <w:div w:id="1575696996">
          <w:marLeft w:val="0"/>
          <w:marRight w:val="0"/>
          <w:marTop w:val="0"/>
          <w:marBottom w:val="0"/>
          <w:divBdr>
            <w:top w:val="none" w:sz="0" w:space="0" w:color="auto"/>
            <w:left w:val="none" w:sz="0" w:space="0" w:color="auto"/>
            <w:bottom w:val="none" w:sz="0" w:space="0" w:color="auto"/>
            <w:right w:val="none" w:sz="0" w:space="0" w:color="auto"/>
          </w:divBdr>
        </w:div>
        <w:div w:id="984090110">
          <w:marLeft w:val="0"/>
          <w:marRight w:val="0"/>
          <w:marTop w:val="0"/>
          <w:marBottom w:val="0"/>
          <w:divBdr>
            <w:top w:val="none" w:sz="0" w:space="0" w:color="auto"/>
            <w:left w:val="none" w:sz="0" w:space="0" w:color="auto"/>
            <w:bottom w:val="none" w:sz="0" w:space="0" w:color="auto"/>
            <w:right w:val="none" w:sz="0" w:space="0" w:color="auto"/>
          </w:divBdr>
        </w:div>
        <w:div w:id="1561356978">
          <w:marLeft w:val="0"/>
          <w:marRight w:val="0"/>
          <w:marTop w:val="0"/>
          <w:marBottom w:val="0"/>
          <w:divBdr>
            <w:top w:val="none" w:sz="0" w:space="0" w:color="auto"/>
            <w:left w:val="none" w:sz="0" w:space="0" w:color="auto"/>
            <w:bottom w:val="none" w:sz="0" w:space="0" w:color="auto"/>
            <w:right w:val="none" w:sz="0" w:space="0" w:color="auto"/>
          </w:divBdr>
        </w:div>
        <w:div w:id="1655792039">
          <w:marLeft w:val="0"/>
          <w:marRight w:val="0"/>
          <w:marTop w:val="0"/>
          <w:marBottom w:val="0"/>
          <w:divBdr>
            <w:top w:val="none" w:sz="0" w:space="0" w:color="auto"/>
            <w:left w:val="none" w:sz="0" w:space="0" w:color="auto"/>
            <w:bottom w:val="none" w:sz="0" w:space="0" w:color="auto"/>
            <w:right w:val="none" w:sz="0" w:space="0" w:color="auto"/>
          </w:divBdr>
        </w:div>
        <w:div w:id="1589464166">
          <w:marLeft w:val="0"/>
          <w:marRight w:val="0"/>
          <w:marTop w:val="0"/>
          <w:marBottom w:val="0"/>
          <w:divBdr>
            <w:top w:val="none" w:sz="0" w:space="0" w:color="auto"/>
            <w:left w:val="none" w:sz="0" w:space="0" w:color="auto"/>
            <w:bottom w:val="none" w:sz="0" w:space="0" w:color="auto"/>
            <w:right w:val="none" w:sz="0" w:space="0" w:color="auto"/>
          </w:divBdr>
        </w:div>
        <w:div w:id="199631467">
          <w:marLeft w:val="0"/>
          <w:marRight w:val="0"/>
          <w:marTop w:val="0"/>
          <w:marBottom w:val="0"/>
          <w:divBdr>
            <w:top w:val="none" w:sz="0" w:space="0" w:color="auto"/>
            <w:left w:val="none" w:sz="0" w:space="0" w:color="auto"/>
            <w:bottom w:val="none" w:sz="0" w:space="0" w:color="auto"/>
            <w:right w:val="none" w:sz="0" w:space="0" w:color="auto"/>
          </w:divBdr>
        </w:div>
        <w:div w:id="1920554192">
          <w:marLeft w:val="0"/>
          <w:marRight w:val="0"/>
          <w:marTop w:val="0"/>
          <w:marBottom w:val="0"/>
          <w:divBdr>
            <w:top w:val="none" w:sz="0" w:space="0" w:color="auto"/>
            <w:left w:val="none" w:sz="0" w:space="0" w:color="auto"/>
            <w:bottom w:val="none" w:sz="0" w:space="0" w:color="auto"/>
            <w:right w:val="none" w:sz="0" w:space="0" w:color="auto"/>
          </w:divBdr>
        </w:div>
        <w:div w:id="1135491870">
          <w:marLeft w:val="0"/>
          <w:marRight w:val="0"/>
          <w:marTop w:val="0"/>
          <w:marBottom w:val="0"/>
          <w:divBdr>
            <w:top w:val="none" w:sz="0" w:space="0" w:color="auto"/>
            <w:left w:val="none" w:sz="0" w:space="0" w:color="auto"/>
            <w:bottom w:val="none" w:sz="0" w:space="0" w:color="auto"/>
            <w:right w:val="none" w:sz="0" w:space="0" w:color="auto"/>
          </w:divBdr>
        </w:div>
        <w:div w:id="41752916">
          <w:marLeft w:val="0"/>
          <w:marRight w:val="0"/>
          <w:marTop w:val="0"/>
          <w:marBottom w:val="0"/>
          <w:divBdr>
            <w:top w:val="none" w:sz="0" w:space="0" w:color="auto"/>
            <w:left w:val="none" w:sz="0" w:space="0" w:color="auto"/>
            <w:bottom w:val="none" w:sz="0" w:space="0" w:color="auto"/>
            <w:right w:val="none" w:sz="0" w:space="0" w:color="auto"/>
          </w:divBdr>
        </w:div>
        <w:div w:id="1029531968">
          <w:marLeft w:val="0"/>
          <w:marRight w:val="0"/>
          <w:marTop w:val="0"/>
          <w:marBottom w:val="0"/>
          <w:divBdr>
            <w:top w:val="none" w:sz="0" w:space="0" w:color="auto"/>
            <w:left w:val="none" w:sz="0" w:space="0" w:color="auto"/>
            <w:bottom w:val="none" w:sz="0" w:space="0" w:color="auto"/>
            <w:right w:val="none" w:sz="0" w:space="0" w:color="auto"/>
          </w:divBdr>
        </w:div>
        <w:div w:id="1621960802">
          <w:marLeft w:val="0"/>
          <w:marRight w:val="0"/>
          <w:marTop w:val="0"/>
          <w:marBottom w:val="0"/>
          <w:divBdr>
            <w:top w:val="none" w:sz="0" w:space="0" w:color="auto"/>
            <w:left w:val="none" w:sz="0" w:space="0" w:color="auto"/>
            <w:bottom w:val="none" w:sz="0" w:space="0" w:color="auto"/>
            <w:right w:val="none" w:sz="0" w:space="0" w:color="auto"/>
          </w:divBdr>
        </w:div>
        <w:div w:id="1192259206">
          <w:marLeft w:val="0"/>
          <w:marRight w:val="0"/>
          <w:marTop w:val="0"/>
          <w:marBottom w:val="0"/>
          <w:divBdr>
            <w:top w:val="none" w:sz="0" w:space="0" w:color="auto"/>
            <w:left w:val="none" w:sz="0" w:space="0" w:color="auto"/>
            <w:bottom w:val="none" w:sz="0" w:space="0" w:color="auto"/>
            <w:right w:val="none" w:sz="0" w:space="0" w:color="auto"/>
          </w:divBdr>
        </w:div>
        <w:div w:id="765925245">
          <w:marLeft w:val="0"/>
          <w:marRight w:val="0"/>
          <w:marTop w:val="0"/>
          <w:marBottom w:val="0"/>
          <w:divBdr>
            <w:top w:val="none" w:sz="0" w:space="0" w:color="auto"/>
            <w:left w:val="none" w:sz="0" w:space="0" w:color="auto"/>
            <w:bottom w:val="none" w:sz="0" w:space="0" w:color="auto"/>
            <w:right w:val="none" w:sz="0" w:space="0" w:color="auto"/>
          </w:divBdr>
        </w:div>
        <w:div w:id="749351501">
          <w:marLeft w:val="0"/>
          <w:marRight w:val="0"/>
          <w:marTop w:val="0"/>
          <w:marBottom w:val="0"/>
          <w:divBdr>
            <w:top w:val="none" w:sz="0" w:space="0" w:color="auto"/>
            <w:left w:val="none" w:sz="0" w:space="0" w:color="auto"/>
            <w:bottom w:val="none" w:sz="0" w:space="0" w:color="auto"/>
            <w:right w:val="none" w:sz="0" w:space="0" w:color="auto"/>
          </w:divBdr>
        </w:div>
        <w:div w:id="1488744190">
          <w:marLeft w:val="0"/>
          <w:marRight w:val="0"/>
          <w:marTop w:val="0"/>
          <w:marBottom w:val="0"/>
          <w:divBdr>
            <w:top w:val="none" w:sz="0" w:space="0" w:color="auto"/>
            <w:left w:val="none" w:sz="0" w:space="0" w:color="auto"/>
            <w:bottom w:val="none" w:sz="0" w:space="0" w:color="auto"/>
            <w:right w:val="none" w:sz="0" w:space="0" w:color="auto"/>
          </w:divBdr>
        </w:div>
        <w:div w:id="571894723">
          <w:marLeft w:val="0"/>
          <w:marRight w:val="0"/>
          <w:marTop w:val="0"/>
          <w:marBottom w:val="0"/>
          <w:divBdr>
            <w:top w:val="none" w:sz="0" w:space="0" w:color="auto"/>
            <w:left w:val="none" w:sz="0" w:space="0" w:color="auto"/>
            <w:bottom w:val="none" w:sz="0" w:space="0" w:color="auto"/>
            <w:right w:val="none" w:sz="0" w:space="0" w:color="auto"/>
          </w:divBdr>
        </w:div>
        <w:div w:id="1012992816">
          <w:marLeft w:val="0"/>
          <w:marRight w:val="0"/>
          <w:marTop w:val="0"/>
          <w:marBottom w:val="0"/>
          <w:divBdr>
            <w:top w:val="none" w:sz="0" w:space="0" w:color="auto"/>
            <w:left w:val="none" w:sz="0" w:space="0" w:color="auto"/>
            <w:bottom w:val="none" w:sz="0" w:space="0" w:color="auto"/>
            <w:right w:val="none" w:sz="0" w:space="0" w:color="auto"/>
          </w:divBdr>
        </w:div>
        <w:div w:id="999844150">
          <w:marLeft w:val="0"/>
          <w:marRight w:val="0"/>
          <w:marTop w:val="0"/>
          <w:marBottom w:val="0"/>
          <w:divBdr>
            <w:top w:val="none" w:sz="0" w:space="0" w:color="auto"/>
            <w:left w:val="none" w:sz="0" w:space="0" w:color="auto"/>
            <w:bottom w:val="none" w:sz="0" w:space="0" w:color="auto"/>
            <w:right w:val="none" w:sz="0" w:space="0" w:color="auto"/>
          </w:divBdr>
        </w:div>
        <w:div w:id="1944216906">
          <w:marLeft w:val="0"/>
          <w:marRight w:val="0"/>
          <w:marTop w:val="0"/>
          <w:marBottom w:val="0"/>
          <w:divBdr>
            <w:top w:val="none" w:sz="0" w:space="0" w:color="auto"/>
            <w:left w:val="none" w:sz="0" w:space="0" w:color="auto"/>
            <w:bottom w:val="none" w:sz="0" w:space="0" w:color="auto"/>
            <w:right w:val="none" w:sz="0" w:space="0" w:color="auto"/>
          </w:divBdr>
        </w:div>
        <w:div w:id="1629437153">
          <w:marLeft w:val="0"/>
          <w:marRight w:val="0"/>
          <w:marTop w:val="0"/>
          <w:marBottom w:val="0"/>
          <w:divBdr>
            <w:top w:val="none" w:sz="0" w:space="0" w:color="auto"/>
            <w:left w:val="none" w:sz="0" w:space="0" w:color="auto"/>
            <w:bottom w:val="none" w:sz="0" w:space="0" w:color="auto"/>
            <w:right w:val="none" w:sz="0" w:space="0" w:color="auto"/>
          </w:divBdr>
        </w:div>
        <w:div w:id="590428643">
          <w:marLeft w:val="0"/>
          <w:marRight w:val="0"/>
          <w:marTop w:val="0"/>
          <w:marBottom w:val="0"/>
          <w:divBdr>
            <w:top w:val="none" w:sz="0" w:space="0" w:color="auto"/>
            <w:left w:val="none" w:sz="0" w:space="0" w:color="auto"/>
            <w:bottom w:val="none" w:sz="0" w:space="0" w:color="auto"/>
            <w:right w:val="none" w:sz="0" w:space="0" w:color="auto"/>
          </w:divBdr>
        </w:div>
        <w:div w:id="1382290953">
          <w:marLeft w:val="0"/>
          <w:marRight w:val="0"/>
          <w:marTop w:val="0"/>
          <w:marBottom w:val="0"/>
          <w:divBdr>
            <w:top w:val="none" w:sz="0" w:space="0" w:color="auto"/>
            <w:left w:val="none" w:sz="0" w:space="0" w:color="auto"/>
            <w:bottom w:val="none" w:sz="0" w:space="0" w:color="auto"/>
            <w:right w:val="none" w:sz="0" w:space="0" w:color="auto"/>
          </w:divBdr>
        </w:div>
      </w:divsChild>
    </w:div>
    <w:div w:id="1501920040">
      <w:bodyDiv w:val="1"/>
      <w:marLeft w:val="0"/>
      <w:marRight w:val="0"/>
      <w:marTop w:val="0"/>
      <w:marBottom w:val="0"/>
      <w:divBdr>
        <w:top w:val="none" w:sz="0" w:space="0" w:color="auto"/>
        <w:left w:val="none" w:sz="0" w:space="0" w:color="auto"/>
        <w:bottom w:val="none" w:sz="0" w:space="0" w:color="auto"/>
        <w:right w:val="none" w:sz="0" w:space="0" w:color="auto"/>
      </w:divBdr>
      <w:divsChild>
        <w:div w:id="1204363915">
          <w:marLeft w:val="0"/>
          <w:marRight w:val="0"/>
          <w:marTop w:val="0"/>
          <w:marBottom w:val="0"/>
          <w:divBdr>
            <w:top w:val="none" w:sz="0" w:space="0" w:color="auto"/>
            <w:left w:val="none" w:sz="0" w:space="0" w:color="auto"/>
            <w:bottom w:val="none" w:sz="0" w:space="0" w:color="auto"/>
            <w:right w:val="none" w:sz="0" w:space="0" w:color="auto"/>
          </w:divBdr>
        </w:div>
        <w:div w:id="1298681213">
          <w:marLeft w:val="0"/>
          <w:marRight w:val="0"/>
          <w:marTop w:val="0"/>
          <w:marBottom w:val="0"/>
          <w:divBdr>
            <w:top w:val="none" w:sz="0" w:space="0" w:color="auto"/>
            <w:left w:val="none" w:sz="0" w:space="0" w:color="auto"/>
            <w:bottom w:val="none" w:sz="0" w:space="0" w:color="auto"/>
            <w:right w:val="none" w:sz="0" w:space="0" w:color="auto"/>
          </w:divBdr>
        </w:div>
        <w:div w:id="1317219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20</Pages>
  <Words>5045</Words>
  <Characters>28761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Paladugu, Sravanthi</dc:creator>
  <cp:keywords/>
  <dc:description/>
  <cp:lastModifiedBy>Paladugu, Sravanthi</cp:lastModifiedBy>
  <cp:revision>587</cp:revision>
  <dcterms:created xsi:type="dcterms:W3CDTF">2023-10-23T13:52:00Z</dcterms:created>
  <dcterms:modified xsi:type="dcterms:W3CDTF">2024-01-16T07:02:00Z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2023-10-17T06:31:31Z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c61c504d-ab84-468c-97dd-3d276c7f1d48</vt:lpwstr>
  </property>
  <property fmtid="{D5CDD505-2E9C-101B-9397-08002B2CF9AE}" pid="8" name="MSIP_Label_ea60d57e-af5b-4752-ac57-3e4f28ca11dc_ContentBits">
    <vt:lpwstr>0</vt:lpwstr>
  </property>
</Properties>
</file>